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151D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9B341D" w14:paraId="15AC89AE" w14:textId="77777777" w:rsidTr="009B341D">
        <w:tc>
          <w:tcPr>
            <w:tcW w:w="5529" w:type="dxa"/>
          </w:tcPr>
          <w:p w14:paraId="0FA904E8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622DE610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15DFCCFB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45C77281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0F8096FB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Д.В.Тришкин</w:t>
            </w:r>
          </w:p>
          <w:p w14:paraId="532CE609" w14:textId="77777777" w:rsidR="00133B57" w:rsidRPr="009B341D" w:rsidRDefault="00133B57" w:rsidP="003E180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«___» </w:t>
            </w:r>
            <w:r w:rsidR="003E180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февраля</w:t>
            </w:r>
            <w:r w:rsidR="003E180E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202</w:t>
            </w:r>
            <w:r w:rsidR="003E180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6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г.</w:t>
            </w:r>
          </w:p>
        </w:tc>
        <w:tc>
          <w:tcPr>
            <w:tcW w:w="4961" w:type="dxa"/>
          </w:tcPr>
          <w:p w14:paraId="7C81D2B7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1B7DA274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Статс-</w:t>
            </w:r>
            <w:r w:rsidR="003E180E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секретарь </w:t>
            </w:r>
            <w:r w:rsidR="003E180E" w:rsidRPr="00B43066">
              <w:rPr>
                <w:lang w:val="ru-RU"/>
              </w:rPr>
              <w:t xml:space="preserve">– </w:t>
            </w:r>
            <w:r w:rsidR="003E180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заместитель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3DCE0C3D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24B860AB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5061582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41800725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679EDFA5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А.Е.Цивилева</w:t>
            </w:r>
          </w:p>
          <w:p w14:paraId="54F6A88A" w14:textId="77777777" w:rsidR="00133B57" w:rsidRPr="009B341D" w:rsidRDefault="00133B57" w:rsidP="0075304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«___»</w:t>
            </w:r>
            <w:r w:rsidR="003E180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="00445D5F">
              <w:rPr>
                <w:rFonts w:ascii="Times New Roman" w:hAnsi="Times New Roman"/>
                <w:spacing w:val="-2"/>
                <w:sz w:val="28"/>
                <w:szCs w:val="28"/>
                <w:lang w:eastAsia="ru-RU" w:bidi="ar-SA"/>
              </w:rPr>
              <w:t>________</w:t>
            </w:r>
            <w:r w:rsidR="003E180E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202</w:t>
            </w:r>
            <w:r w:rsidR="003E180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6 г.</w:t>
            </w:r>
          </w:p>
        </w:tc>
      </w:tr>
    </w:tbl>
    <w:p w14:paraId="172A9FFF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5948AD90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5437426E" w14:textId="77777777" w:rsidR="00DF1677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66FC5CFC" w14:textId="77777777" w:rsidR="00DF1677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7A882661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54355A96" w14:textId="77777777" w:rsidR="00133B57" w:rsidRDefault="00133B57" w:rsidP="0075304F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B81470" w:rsidRP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Вре</w:t>
      </w:r>
      <w:r w:rsid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мя эвакуации раненых с поля боя </w:t>
      </w:r>
      <w:r w:rsidR="00B81470" w:rsidRP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 военно-ме</w:t>
      </w:r>
      <w:r w:rsid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дицинские организации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1DE1165E" w14:textId="77777777"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5F23E0E0" w14:textId="77777777"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7E76CB36" w14:textId="77777777"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2E5ECEA7" w14:textId="77777777" w:rsidR="00A30D8A" w:rsidRPr="00A30D8A" w:rsidRDefault="00A30D8A" w:rsidP="0075304F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A30D8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Настоящая Методика применяется для расчета целевого показателя </w:t>
      </w:r>
      <w:r w:rsidRPr="00A30D8A">
        <w:rPr>
          <w:rFonts w:ascii="Times New Roman" w:hAnsi="Times New Roman"/>
          <w:bCs/>
          <w:sz w:val="28"/>
          <w:szCs w:val="28"/>
          <w:lang w:val="ru-RU"/>
        </w:rPr>
        <w:t>«</w:t>
      </w:r>
      <w:r w:rsidR="00B81470" w:rsidRP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Вре</w:t>
      </w:r>
      <w:r w:rsid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мя эвакуации раненых с поля боя </w:t>
      </w:r>
      <w:r w:rsidR="00B81470" w:rsidRP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 военно-ме</w:t>
      </w:r>
      <w:r w:rsidR="00B81470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дицинские организации</w:t>
      </w:r>
      <w:r w:rsidRPr="00A30D8A">
        <w:rPr>
          <w:rFonts w:ascii="Times New Roman" w:hAnsi="Times New Roman"/>
          <w:sz w:val="28"/>
          <w:szCs w:val="28"/>
          <w:lang w:val="ru-RU"/>
        </w:rPr>
        <w:t>» приоритетного проекта «Военная медицина будущего».</w:t>
      </w:r>
    </w:p>
    <w:p w14:paraId="062AB636" w14:textId="77777777" w:rsidR="00A30D8A" w:rsidRPr="00354E58" w:rsidRDefault="00A30D8A" w:rsidP="0075304F">
      <w:pPr>
        <w:spacing w:line="276" w:lineRule="auto"/>
        <w:ind w:left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2F9CEB6B" w14:textId="77777777" w:rsidR="0030169A" w:rsidRPr="0075304F" w:rsidRDefault="00A30D8A" w:rsidP="0075304F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</w:t>
      </w:r>
      <w:r w:rsidR="0030169A">
        <w:rPr>
          <w:rFonts w:ascii="Times New Roman" w:hAnsi="Times New Roman"/>
          <w:sz w:val="28"/>
          <w:szCs w:val="28"/>
          <w:lang w:val="ru-RU"/>
        </w:rPr>
        <w:t>уровень оперативности, качества и устойчивости системы медицинской эвакуации, а также эффективность управленческих решений, направленных на сохранение жизни и здоровья военнослужащих в ходе ведения боевых действий.</w:t>
      </w:r>
    </w:p>
    <w:p w14:paraId="32002B62" w14:textId="77777777" w:rsidR="00A30D8A" w:rsidRPr="00354E58" w:rsidRDefault="00A30D8A" w:rsidP="0075304F">
      <w:pPr>
        <w:pStyle w:val="a3"/>
        <w:spacing w:line="276" w:lineRule="auto"/>
        <w:ind w:left="0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4B8D1B54" w14:textId="77777777" w:rsidR="00A30D8A" w:rsidRPr="00354E58" w:rsidRDefault="00354E58" w:rsidP="0075304F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Целевой показатель </w:t>
      </w:r>
      <w:r w:rsidR="0030169A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за ВС РФ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рассчитывается Главным военно-медицинским управлением Министерства обороны Российской Федерации.</w:t>
      </w:r>
    </w:p>
    <w:p w14:paraId="7F5E3F5A" w14:textId="77777777" w:rsidR="00354E58" w:rsidRPr="00354E58" w:rsidRDefault="00354E58" w:rsidP="0075304F">
      <w:pPr>
        <w:pStyle w:val="a3"/>
        <w:spacing w:line="276" w:lineRule="auto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5DB157BB" w14:textId="77777777" w:rsidR="00354E58" w:rsidRPr="0075304F" w:rsidRDefault="006759BB" w:rsidP="0075304F">
      <w:pPr>
        <w:numPr>
          <w:ilvl w:val="0"/>
          <w:numId w:val="4"/>
        </w:numPr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Отчетный период – 15 число последнего месяца отчетного квартала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</w:p>
    <w:p w14:paraId="777F7A78" w14:textId="77777777" w:rsidR="006759BB" w:rsidRPr="0075304F" w:rsidRDefault="006759BB" w:rsidP="0075304F">
      <w:pPr>
        <w:spacing w:line="276" w:lineRule="auto"/>
        <w:jc w:val="both"/>
        <w:rPr>
          <w:rFonts w:ascii="Times New Roman" w:eastAsia="Calibri" w:hAnsi="Times New Roman"/>
          <w:b/>
          <w:i/>
          <w:iCs/>
          <w:spacing w:val="-2"/>
          <w:sz w:val="12"/>
          <w:szCs w:val="28"/>
          <w:lang w:val="ru-RU" w:bidi="ar-SA"/>
        </w:rPr>
      </w:pPr>
    </w:p>
    <w:p w14:paraId="708A501E" w14:textId="77777777" w:rsidR="006759BB" w:rsidRPr="0075304F" w:rsidRDefault="006759BB" w:rsidP="0075304F">
      <w:pPr>
        <w:spacing w:line="276" w:lineRule="auto"/>
        <w:ind w:firstLine="708"/>
        <w:jc w:val="both"/>
        <w:rPr>
          <w:rFonts w:ascii="Times New Roman" w:eastAsia="Calibri" w:hAnsi="Times New Roman"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iCs/>
          <w:spacing w:val="-2"/>
          <w:sz w:val="28"/>
          <w:szCs w:val="28"/>
          <w:lang w:val="ru-RU" w:bidi="ar-SA"/>
        </w:rPr>
        <w:t xml:space="preserve">5 </w:t>
      </w:r>
      <w:r>
        <w:rPr>
          <w:rFonts w:ascii="Times New Roman" w:eastAsia="Calibri" w:hAnsi="Times New Roman"/>
          <w:iCs/>
          <w:spacing w:val="-2"/>
          <w:sz w:val="28"/>
          <w:szCs w:val="28"/>
          <w:lang w:val="ru-RU" w:bidi="ar-SA"/>
        </w:rPr>
        <w:tab/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28 числа последнего месяца отчетного периода.</w:t>
      </w:r>
    </w:p>
    <w:p w14:paraId="053078ED" w14:textId="77777777" w:rsidR="00354E58" w:rsidRPr="00354E58" w:rsidRDefault="00354E58" w:rsidP="0075304F">
      <w:pPr>
        <w:pStyle w:val="a3"/>
        <w:spacing w:line="276" w:lineRule="auto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2F9BD079" w14:textId="77777777" w:rsidR="00354E58" w:rsidRDefault="00354E58" w:rsidP="0075304F">
      <w:pPr>
        <w:numPr>
          <w:ilvl w:val="0"/>
          <w:numId w:val="8"/>
        </w:num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07998A87" w14:textId="77777777" w:rsidR="00354E58" w:rsidRPr="00354E58" w:rsidRDefault="00354E58" w:rsidP="0075304F">
      <w:pPr>
        <w:pStyle w:val="a3"/>
        <w:spacing w:line="276" w:lineRule="auto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286404FB" w14:textId="77777777" w:rsidR="00354E58" w:rsidRDefault="0030169A" w:rsidP="0075304F">
      <w:pPr>
        <w:numPr>
          <w:ilvl w:val="0"/>
          <w:numId w:val="8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Планируемое </w:t>
      </w:r>
      <w:r w:rsid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значение целевого показателя - стремится к </w:t>
      </w:r>
      <w:r w:rsidR="00B8147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32 часам</w:t>
      </w:r>
      <w:r w:rsid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201FE3E8" w14:textId="77777777" w:rsidR="00354E58" w:rsidRPr="00354E58" w:rsidRDefault="00354E58" w:rsidP="0075304F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2770324" w14:textId="77777777" w:rsidR="00354E58" w:rsidRPr="00DF1677" w:rsidRDefault="00354E58" w:rsidP="0075304F">
      <w:pPr>
        <w:numPr>
          <w:ilvl w:val="0"/>
          <w:numId w:val="8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Тип целевого показателя – </w:t>
      </w:r>
      <w:r w:rsidR="00B8147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убыв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ающий.</w:t>
      </w:r>
    </w:p>
    <w:p w14:paraId="2AC036F9" w14:textId="77777777" w:rsidR="00354E58" w:rsidRDefault="00354E58" w:rsidP="0075304F">
      <w:pPr>
        <w:numPr>
          <w:ilvl w:val="0"/>
          <w:numId w:val="8"/>
        </w:numPr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Единица измерения целевого показателя – </w:t>
      </w:r>
      <w:r w:rsidR="00B8147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час</w:t>
      </w:r>
      <w:r w:rsidR="00247DC4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ы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.</w:t>
      </w:r>
    </w:p>
    <w:p w14:paraId="2B09BF75" w14:textId="77777777" w:rsidR="00DF1677" w:rsidRPr="00354E58" w:rsidRDefault="00DF1677" w:rsidP="0075304F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3002C38C" w14:textId="77777777" w:rsidR="005E1EAE" w:rsidRDefault="005E1EAE" w:rsidP="0075304F">
      <w:pPr>
        <w:spacing w:line="276" w:lineRule="auto"/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lastRenderedPageBreak/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751495BE" w14:textId="77777777" w:rsidR="00354E58" w:rsidRPr="005E1EAE" w:rsidRDefault="00354E58" w:rsidP="0075304F">
      <w:pPr>
        <w:spacing w:line="276" w:lineRule="auto"/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31C18998" w14:textId="77777777" w:rsidR="005E1EAE" w:rsidRPr="00354E58" w:rsidRDefault="00354E58" w:rsidP="0075304F">
      <w:pPr>
        <w:numPr>
          <w:ilvl w:val="0"/>
          <w:numId w:val="8"/>
        </w:numPr>
        <w:spacing w:line="276" w:lineRule="auto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p w14:paraId="68C85186" w14:textId="77777777" w:rsidR="00354E58" w:rsidRDefault="00354E58" w:rsidP="0075304F">
      <w:pPr>
        <w:spacing w:line="276" w:lineRule="auto"/>
        <w:ind w:left="1211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tbl>
      <w:tblPr>
        <w:tblW w:w="9606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6"/>
      </w:tblGrid>
      <w:tr w:rsidR="00D6503B" w:rsidRPr="009B341D" w14:paraId="00C1E1E2" w14:textId="77777777" w:rsidTr="0075304F">
        <w:tc>
          <w:tcPr>
            <w:tcW w:w="9606" w:type="dxa"/>
            <w:tcBorders>
              <w:top w:val="nil"/>
              <w:bottom w:val="nil"/>
              <w:right w:val="nil"/>
            </w:tcBorders>
          </w:tcPr>
          <w:p w14:paraId="67EC828E" w14:textId="5AF22B4D" w:rsidR="006052C6" w:rsidRPr="0075304F" w:rsidRDefault="00FC0369" w:rsidP="0075304F">
            <w:pPr>
              <w:spacing w:line="276" w:lineRule="auto"/>
              <w:jc w:val="both"/>
              <w:rPr>
                <w:rFonts w:ascii="Times New Roman" w:hAnsi="Times New Roman"/>
                <w:sz w:val="32"/>
                <w:lang w:eastAsia="ru-RU"/>
              </w:rPr>
            </w:pPr>
            <m:oMath>
              <m:r>
                <w:del w:id="0" w:author="Иванов М.А." w:date="2026-02-12T12:38:00Z"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u w:val="single"/>
                    <w:vertAlign w:val="subscript"/>
                    <w:rPrChange w:id="1" w:author="Иванов М.А." w:date="2026-02-12T12:38:00Z">
                      <w:rPr>
                        <w:noProof/>
                        <w:sz w:val="28"/>
                        <w:szCs w:val="28"/>
                        <w:u w:val="single"/>
                        <w:vertAlign w:val="subscript"/>
                      </w:rPr>
                    </w:rPrChange>
                  </w:rPr>
                  <w:fldChar w:fldCharType="begin"/>
                </w:del>
              </m:r>
              <m:r>
                <w:del w:id="2" w:author="Иванов М.А." w:date="2026-02-12T12:38:00Z"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u w:val="single"/>
                    <w:vertAlign w:val="subscript"/>
                    <w:rPrChange w:id="3" w:author="Иванов М.А." w:date="2026-02-12T12:38:00Z">
                      <w:rPr>
                        <w:noProof/>
                        <w:sz w:val="28"/>
                        <w:szCs w:val="28"/>
                        <w:u w:val="single"/>
                        <w:vertAlign w:val="subscript"/>
                      </w:rPr>
                    </w:rPrChange>
                  </w:rPr>
                  <m:t xml:space="preserve"> QUOTE </m:t>
                </w:del>
              </m:r>
              <m:r>
                <w:del w:id="4" w:author="Иванов М.А." w:date="2026-02-12T12:38:00Z">
                  <m:rPr>
                    <m:sty m:val="p"/>
                  </m:rPr>
                  <w:rPr>
                    <w:rFonts w:ascii="Cambria Math" w:eastAsia="Calibri" w:hAnsi="Cambria Math"/>
                    <w:position w:val="-20"/>
                    <w:rPrChange w:id="5" w:author="Иванов М.А." w:date="2026-02-12T12:38:00Z">
                      <w:rPr>
                        <w:rFonts w:ascii="Cambria Math" w:eastAsia="Calibri" w:hAnsi="Cambria Math"/>
                        <w:position w:val="-20"/>
                      </w:rPr>
                    </w:rPrChange>
                  </w:rPr>
                  <w:pict w14:anchorId="520535E7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1" type="#_x0000_t75" style="width:244.5pt;height:26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val=&quot;best-fit&quot; w:percent=&quot;110&quot;/&gt;&lt;w:doNotEmbedSystemFonts/&gt;&lt;w:revisionView w:markup=&quot;off&quot; w:comments=&quot;off&quot; w:ins-del=&quot;off&quot; w:formatting=&quot;off&quot; w:ink-annotations=&quot;off&quot;/&gt;&lt;w:defaultTabStop w:val=&quot;708&quot;/&gt;&lt;w:drawingGridHorizontalSpacing w:val=&quot;120&quot;/&gt;&lt;w:displayHorizontalDrawingGridEvery w:val=&quot;2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152F87&quot;/&gt;&lt;wsp:rsid wsp:val=&quot;00000BB1&quot;/&gt;&lt;wsp:rsid wsp:val=&quot;000054B1&quot;/&gt;&lt;wsp:rsid wsp:val=&quot;00006F55&quot;/&gt;&lt;wsp:rsid wsp:val=&quot;0001206A&quot;/&gt;&lt;wsp:rsid wsp:val=&quot;00014032&quot;/&gt;&lt;wsp:rsid wsp:val=&quot;00015FC6&quot;/&gt;&lt;wsp:rsid wsp:val=&quot;000228A0&quot;/&gt;&lt;wsp:rsid wsp:val=&quot;000266D4&quot;/&gt;&lt;wsp:rsid wsp:val=&quot;000277A6&quot;/&gt;&lt;wsp:rsid wsp:val=&quot;000279D8&quot;/&gt;&lt;wsp:rsid wsp:val=&quot;00030C3C&quot;/&gt;&lt;wsp:rsid wsp:val=&quot;00036358&quot;/&gt;&lt;wsp:rsid wsp:val=&quot;00036F1C&quot;/&gt;&lt;wsp:rsid wsp:val=&quot;0003736D&quot;/&gt;&lt;wsp:rsid wsp:val=&quot;00037988&quot;/&gt;&lt;wsp:rsid wsp:val=&quot;0004729A&quot;/&gt;&lt;wsp:rsid wsp:val=&quot;00047809&quot;/&gt;&lt;wsp:rsid wsp:val=&quot;000522BF&quot;/&gt;&lt;wsp:rsid wsp:val=&quot;00063FB9&quot;/&gt;&lt;wsp:rsid wsp:val=&quot;00065AB5&quot;/&gt;&lt;wsp:rsid wsp:val=&quot;0006655F&quot;/&gt;&lt;wsp:rsid wsp:val=&quot;00066D68&quot;/&gt;&lt;wsp:rsid wsp:val=&quot;00067CA2&quot;/&gt;&lt;wsp:rsid wsp:val=&quot;000724D7&quot;/&gt;&lt;wsp:rsid wsp:val=&quot;0008416D&quot;/&gt;&lt;wsp:rsid wsp:val=&quot;00086C61&quot;/&gt;&lt;wsp:rsid wsp:val=&quot;00087954&quot;/&gt;&lt;wsp:rsid wsp:val=&quot;000A04FF&quot;/&gt;&lt;wsp:rsid wsp:val=&quot;000A06DF&quot;/&gt;&lt;wsp:rsid wsp:val=&quot;000A29A5&quot;/&gt;&lt;wsp:rsid wsp:val=&quot;000A2EA9&quot;/&gt;&lt;wsp:rsid wsp:val=&quot;000A7422&quot;/&gt;&lt;wsp:rsid wsp:val=&quot;000B0B53&quot;/&gt;&lt;wsp:rsid wsp:val=&quot;000B1E4B&quot;/&gt;&lt;wsp:rsid wsp:val=&quot;000B3C85&quot;/&gt;&lt;wsp:rsid wsp:val=&quot;000B5955&quot;/&gt;&lt;wsp:rsid wsp:val=&quot;000B5E97&quot;/&gt;&lt;wsp:rsid wsp:val=&quot;000C0BBE&quot;/&gt;&lt;wsp:rsid wsp:val=&quot;000C3DC1&quot;/&gt;&lt;wsp:rsid wsp:val=&quot;000C4BE4&quot;/&gt;&lt;wsp:rsid wsp:val=&quot;000D05B3&quot;/&gt;&lt;wsp:rsid wsp:val=&quot;000D0AB6&quot;/&gt;&lt;wsp:rsid wsp:val=&quot;000D4A5D&quot;/&gt;&lt;wsp:rsid wsp:val=&quot;000D6028&quot;/&gt;&lt;wsp:rsid wsp:val=&quot;000D7384&quot;/&gt;&lt;wsp:rsid wsp:val=&quot;000D7972&quot;/&gt;&lt;wsp:rsid wsp:val=&quot;000D7D4F&quot;/&gt;&lt;wsp:rsid wsp:val=&quot;000E154F&quot;/&gt;&lt;wsp:rsid wsp:val=&quot;000E4E4D&quot;/&gt;&lt;wsp:rsid wsp:val=&quot;000E6680&quot;/&gt;&lt;wsp:rsid wsp:val=&quot;000E6B5D&quot;/&gt;&lt;wsp:rsid wsp:val=&quot;000F0F51&quot;/&gt;&lt;wsp:rsid wsp:val=&quot;000F46E3&quot;/&gt;&lt;wsp:rsid wsp:val=&quot;000F539C&quot;/&gt;&lt;wsp:rsid wsp:val=&quot;000F71AB&quot;/&gt;&lt;wsp:rsid wsp:val=&quot;0010095F&quot;/&gt;&lt;wsp:rsid wsp:val=&quot;0010196F&quot;/&gt;&lt;wsp:rsid wsp:val=&quot;0010371B&quot;/&gt;&lt;wsp:rsid wsp:val=&quot;00106167&quot;/&gt;&lt;wsp:rsid wsp:val=&quot;00110572&quot;/&gt;&lt;wsp:rsid wsp:val=&quot;00110FE2&quot;/&gt;&lt;wsp:rsid wsp:val=&quot;00111647&quot;/&gt;&lt;wsp:rsid wsp:val=&quot;00115388&quot;/&gt;&lt;wsp:rsid wsp:val=&quot;001156F8&quot;/&gt;&lt;wsp:rsid wsp:val=&quot;00116731&quot;/&gt;&lt;wsp:rsid wsp:val=&quot;001229D7&quot;/&gt;&lt;wsp:rsid wsp:val=&quot;001326F1&quot;/&gt;&lt;wsp:rsid wsp:val=&quot;00133B57&quot;/&gt;&lt;wsp:rsid wsp:val=&quot;0013501B&quot;/&gt;&lt;wsp:rsid wsp:val=&quot;00136433&quot;/&gt;&lt;wsp:rsid wsp:val=&quot;00142BAD&quot;/&gt;&lt;wsp:rsid wsp:val=&quot;00142BCE&quot;/&gt;&lt;wsp:rsid wsp:val=&quot;0014495C&quot;/&gt;&lt;wsp:rsid wsp:val=&quot;00144E70&quot;/&gt;&lt;wsp:rsid wsp:val=&quot;001455B0&quot;/&gt;&lt;wsp:rsid wsp:val=&quot;00150A2C&quot;/&gt;&lt;wsp:rsid wsp:val=&quot;00152F87&quot;/&gt;&lt;wsp:rsid wsp:val=&quot;00155656&quot;/&gt;&lt;wsp:rsid wsp:val=&quot;00155F81&quot;/&gt;&lt;wsp:rsid wsp:val=&quot;001612FA&quot;/&gt;&lt;wsp:rsid wsp:val=&quot;00161B85&quot;/&gt;&lt;wsp:rsid wsp:val=&quot;0017326B&quot;/&gt;&lt;wsp:rsid wsp:val=&quot;001740DA&quot;/&gt;&lt;wsp:rsid wsp:val=&quot;001754FA&quot;/&gt;&lt;wsp:rsid wsp:val=&quot;0017674E&quot;/&gt;&lt;wsp:rsid wsp:val=&quot;001771B4&quot;/&gt;&lt;wsp:rsid wsp:val=&quot;001774A3&quot;/&gt;&lt;wsp:rsid wsp:val=&quot;001827FE&quot;/&gt;&lt;wsp:rsid wsp:val=&quot;00183C38&quot;/&gt;&lt;wsp:rsid wsp:val=&quot;0018543B&quot;/&gt;&lt;wsp:rsid wsp:val=&quot;0018709E&quot;/&gt;&lt;wsp:rsid wsp:val=&quot;0019640E&quot;/&gt;&lt;wsp:rsid wsp:val=&quot;0019770A&quot;/&gt;&lt;wsp:rsid wsp:val=&quot;001977A8&quot;/&gt;&lt;wsp:rsid wsp:val=&quot;001A12AB&quot;/&gt;&lt;wsp:rsid wsp:val=&quot;001A4EBD&quot;/&gt;&lt;wsp:rsid wsp:val=&quot;001B071A&quot;/&gt;&lt;wsp:rsid wsp:val=&quot;001B0723&quot;/&gt;&lt;wsp:rsid wsp:val=&quot;001B08B8&quot;/&gt;&lt;wsp:rsid wsp:val=&quot;001B1E88&quot;/&gt;&lt;wsp:rsid wsp:val=&quot;001B6D01&quot;/&gt;&lt;wsp:rsid wsp:val=&quot;001C0BCE&quot;/&gt;&lt;wsp:rsid wsp:val=&quot;001D33DA&quot;/&gt;&lt;wsp:rsid wsp:val=&quot;001D6A4A&quot;/&gt;&lt;wsp:rsid wsp:val=&quot;001E5D1C&quot;/&gt;&lt;wsp:rsid wsp:val=&quot;001E6DB1&quot;/&gt;&lt;wsp:rsid wsp:val=&quot;001F0794&quot;/&gt;&lt;wsp:rsid wsp:val=&quot;001F0E77&quot;/&gt;&lt;wsp:rsid wsp:val=&quot;001F1AC8&quot;/&gt;&lt;wsp:rsid wsp:val=&quot;001F3921&quot;/&gt;&lt;wsp:rsid wsp:val=&quot;001F4506&quot;/&gt;&lt;wsp:rsid wsp:val=&quot;001F48F4&quot;/&gt;&lt;wsp:rsid wsp:val=&quot;001F7F97&quot;/&gt;&lt;wsp:rsid wsp:val=&quot;00202018&quot;/&gt;&lt;wsp:rsid wsp:val=&quot;00203647&quot;/&gt;&lt;wsp:rsid wsp:val=&quot;00212C2D&quot;/&gt;&lt;wsp:rsid wsp:val=&quot;00214325&quot;/&gt;&lt;wsp:rsid wsp:val=&quot;00214D4F&quot;/&gt;&lt;wsp:rsid wsp:val=&quot;002207F9&quot;/&gt;&lt;wsp:rsid wsp:val=&quot;0023097A&quot;/&gt;&lt;wsp:rsid wsp:val=&quot;00230D49&quot;/&gt;&lt;wsp:rsid wsp:val=&quot;00232063&quot;/&gt;&lt;wsp:rsid wsp:val=&quot;002354C3&quot;/&gt;&lt;wsp:rsid wsp:val=&quot;00240DD9&quot;/&gt;&lt;wsp:rsid wsp:val=&quot;00241542&quot;/&gt;&lt;wsp:rsid wsp:val=&quot;00244C8C&quot;/&gt;&lt;wsp:rsid wsp:val=&quot;00247DC4&quot;/&gt;&lt;wsp:rsid wsp:val=&quot;0025062E&quot;/&gt;&lt;wsp:rsid wsp:val=&quot;00252A78&quot;/&gt;&lt;wsp:rsid wsp:val=&quot;00253F0E&quot;/&gt;&lt;wsp:rsid wsp:val=&quot;002547F1&quot;/&gt;&lt;wsp:rsid wsp:val=&quot;002567E0&quot;/&gt;&lt;wsp:rsid wsp:val=&quot;0027130B&quot;/&gt;&lt;wsp:rsid wsp:val=&quot;00271E34&quot;/&gt;&lt;wsp:rsid wsp:val=&quot;00274828&quot;/&gt;&lt;wsp:rsid wsp:val=&quot;002773D7&quot;/&gt;&lt;wsp:rsid wsp:val=&quot;00280FA5&quot;/&gt;&lt;wsp:rsid wsp:val=&quot;00281429&quot;/&gt;&lt;wsp:rsid wsp:val=&quot;0028157E&quot;/&gt;&lt;wsp:rsid wsp:val=&quot;00287279&quot;/&gt;&lt;wsp:rsid wsp:val=&quot;00287ED3&quot;/&gt;&lt;wsp:rsid wsp:val=&quot;00293828&quot;/&gt;&lt;wsp:rsid wsp:val=&quot;00294A1F&quot;/&gt;&lt;wsp:rsid wsp:val=&quot;00297601&quot;/&gt;&lt;wsp:rsid wsp:val=&quot;002A4DC0&quot;/&gt;&lt;wsp:rsid wsp:val=&quot;002A502F&quot;/&gt;&lt;wsp:rsid wsp:val=&quot;002A61E0&quot;/&gt;&lt;wsp:rsid wsp:val=&quot;002B04D6&quot;/&gt;&lt;wsp:rsid wsp:val=&quot;002B3E28&quot;/&gt;&lt;wsp:rsid wsp:val=&quot;002B7E75&quot;/&gt;&lt;wsp:rsid wsp:val=&quot;002B7F19&quot;/&gt;&lt;wsp:rsid wsp:val=&quot;002C4935&quot;/&gt;&lt;wsp:rsid wsp:val=&quot;002C7AC8&quot;/&gt;&lt;wsp:rsid wsp:val=&quot;002C7BAD&quot;/&gt;&lt;wsp:rsid wsp:val=&quot;002C7FA1&quot;/&gt;&lt;wsp:rsid wsp:val=&quot;002D08C9&quot;/&gt;&lt;wsp:rsid wsp:val=&quot;002D23D0&quot;/&gt;&lt;wsp:rsid wsp:val=&quot;002D6756&quot;/&gt;&lt;wsp:rsid wsp:val=&quot;002D69C2&quot;/&gt;&lt;wsp:rsid wsp:val=&quot;002D7753&quot;/&gt;&lt;wsp:rsid wsp:val=&quot;002E7EEC&quot;/&gt;&lt;wsp:rsid wsp:val=&quot;002F08E5&quot;/&gt;&lt;wsp:rsid wsp:val=&quot;002F33CB&quot;/&gt;&lt;wsp:rsid wsp:val=&quot;002F4F5B&quot;/&gt;&lt;wsp:rsid wsp:val=&quot;0030169A&quot;/&gt;&lt;wsp:rsid wsp:val=&quot;00305EB1&quot;/&gt;&lt;wsp:rsid wsp:val=&quot;00306BB5&quot;/&gt;&lt;wsp:rsid wsp:val=&quot;00312DC0&quot;/&gt;&lt;wsp:rsid wsp:val=&quot;00313251&quot;/&gt;&lt;wsp:rsid wsp:val=&quot;003148D1&quot;/&gt;&lt;wsp:rsid wsp:val=&quot;00316647&quot;/&gt;&lt;wsp:rsid wsp:val=&quot;0032016E&quot;/&gt;&lt;wsp:rsid wsp:val=&quot;0032684A&quot;/&gt;&lt;wsp:rsid wsp:val=&quot;003274E7&quot;/&gt;&lt;wsp:rsid wsp:val=&quot;003300E5&quot;/&gt;&lt;wsp:rsid wsp:val=&quot;003340A4&quot;/&gt;&lt;wsp:rsid wsp:val=&quot;00335047&quot;/&gt;&lt;wsp:rsid wsp:val=&quot;00340C33&quot;/&gt;&lt;wsp:rsid wsp:val=&quot;00342F64&quot;/&gt;&lt;wsp:rsid wsp:val=&quot;00342FD6&quot;/&gt;&lt;wsp:rsid wsp:val=&quot;00343E65&quot;/&gt;&lt;wsp:rsid wsp:val=&quot;00354E58&quot;/&gt;&lt;wsp:rsid wsp:val=&quot;00362141&quot;/&gt;&lt;wsp:rsid wsp:val=&quot;00362AF7&quot;/&gt;&lt;wsp:rsid wsp:val=&quot;003638BE&quot;/&gt;&lt;wsp:rsid wsp:val=&quot;00366887&quot;/&gt;&lt;wsp:rsid wsp:val=&quot;00367DFF&quot;/&gt;&lt;wsp:rsid wsp:val=&quot;00371C1F&quot;/&gt;&lt;wsp:rsid wsp:val=&quot;003738F6&quot;/&gt;&lt;wsp:rsid wsp:val=&quot;00376EF5&quot;/&gt;&lt;wsp:rsid wsp:val=&quot;003803F0&quot;/&gt;&lt;wsp:rsid wsp:val=&quot;00381EE0&quot;/&gt;&lt;wsp:rsid wsp:val=&quot;003824F7&quot;/&gt;&lt;wsp:rsid wsp:val=&quot;00383964&quot;/&gt;&lt;wsp:rsid wsp:val=&quot;003877E3&quot;/&gt;&lt;wsp:rsid wsp:val=&quot;0039095F&quot;/&gt;&lt;wsp:rsid wsp:val=&quot;00390B26&quot;/&gt;&lt;wsp:rsid wsp:val=&quot;00391BD7&quot;/&gt;&lt;wsp:rsid wsp:val=&quot;003936E2&quot;/&gt;&lt;wsp:rsid wsp:val=&quot;003939BE&quot;/&gt;&lt;wsp:rsid wsp:val=&quot;0039640A&quot;/&gt;&lt;wsp:rsid wsp:val=&quot;0039701E&quot;/&gt;&lt;wsp:rsid wsp:val=&quot;003A2240&quot;/&gt;&lt;wsp:rsid wsp:val=&quot;003A4972&quot;/&gt;&lt;wsp:rsid wsp:val=&quot;003B22A2&quot;/&gt;&lt;wsp:rsid wsp:val=&quot;003C07DB&quot;/&gt;&lt;wsp:rsid wsp:val=&quot;003C092B&quot;/&gt;&lt;wsp:rsid wsp:val=&quot;003C124B&quot;/&gt;&lt;wsp:rsid wsp:val=&quot;003C1599&quot;/&gt;&lt;wsp:rsid wsp:val=&quot;003C1C5A&quot;/&gt;&lt;wsp:rsid wsp:val=&quot;003C26A4&quot;/&gt;&lt;wsp:rsid wsp:val=&quot;003C4678&quot;/&gt;&lt;wsp:rsid wsp:val=&quot;003E180E&quot;/&gt;&lt;wsp:rsid wsp:val=&quot;003E4315&quot;/&gt;&lt;wsp:rsid wsp:val=&quot;003E533B&quot;/&gt;&lt;wsp:rsid wsp:val=&quot;003E53FA&quot;/&gt;&lt;wsp:rsid wsp:val=&quot;003E6C0B&quot;/&gt;&lt;wsp:rsid wsp:val=&quot;003F10B1&quot;/&gt;&lt;wsp:rsid wsp:val=&quot;003F72FB&quot;/&gt;&lt;wsp:rsid wsp:val=&quot;00401457&quot;/&gt;&lt;wsp:rsid wsp:val=&quot;00402CC4&quot;/&gt;&lt;wsp:rsid wsp:val=&quot;00406077&quot;/&gt;&lt;wsp:rsid wsp:val=&quot;00407885&quot;/&gt;&lt;wsp:rsid wsp:val=&quot;00417080&quot;/&gt;&lt;wsp:rsid wsp:val=&quot;00417DDB&quot;/&gt;&lt;wsp:rsid wsp:val=&quot;004241C1&quot;/&gt;&lt;wsp:rsid wsp:val=&quot;00427FF0&quot;/&gt;&lt;wsp:rsid wsp:val=&quot;00431678&quot;/&gt;&lt;wsp:rsid wsp:val=&quot;004340E8&quot;/&gt;&lt;wsp:rsid wsp:val=&quot;0043468F&quot;/&gt;&lt;wsp:rsid wsp:val=&quot;0043639A&quot;/&gt;&lt;wsp:rsid wsp:val=&quot;0043671C&quot;/&gt;&lt;wsp:rsid wsp:val=&quot;00440DC5&quot;/&gt;&lt;wsp:rsid wsp:val=&quot;00445ADF&quot;/&gt;&lt;wsp:rsid wsp:val=&quot;004518EE&quot;/&gt;&lt;wsp:rsid wsp:val=&quot;00455D41&quot;/&gt;&lt;wsp:rsid wsp:val=&quot;004564C4&quot;/&gt;&lt;wsp:rsid wsp:val=&quot;004570FD&quot;/&gt;&lt;wsp:rsid wsp:val=&quot;004575A0&quot;/&gt;&lt;wsp:rsid wsp:val=&quot;00461F0F&quot;/&gt;&lt;wsp:rsid wsp:val=&quot;00466E65&quot;/&gt;&lt;wsp:rsid wsp:val=&quot;00475144&quot;/&gt;&lt;wsp:rsid wsp:val=&quot;00475C7D&quot;/&gt;&lt;wsp:rsid wsp:val=&quot;0048551F&quot;/&gt;&lt;wsp:rsid wsp:val=&quot;004865B6&quot;/&gt;&lt;wsp:rsid wsp:val=&quot;00492DA1&quot;/&gt;&lt;wsp:rsid wsp:val=&quot;004930F3&quot;/&gt;&lt;wsp:rsid wsp:val=&quot;00497D7B&quot;/&gt;&lt;wsp:rsid wsp:val=&quot;004A10E9&quot;/&gt;&lt;wsp:rsid wsp:val=&quot;004B0524&quot;/&gt;&lt;wsp:rsid wsp:val=&quot;004B165F&quot;/&gt;&lt;wsp:rsid wsp:val=&quot;004B1C8C&quot;/&gt;&lt;wsp:rsid wsp:val=&quot;004B6000&quot;/&gt;&lt;wsp:rsid wsp:val=&quot;004C4714&quot;/&gt;&lt;wsp:rsid wsp:val=&quot;004C48F4&quot;/&gt;&lt;wsp:rsid wsp:val=&quot;004D27CD&quot;/&gt;&lt;wsp:rsid wsp:val=&quot;004D5786&quot;/&gt;&lt;wsp:rsid wsp:val=&quot;004D7A00&quot;/&gt;&lt;wsp:rsid wsp:val=&quot;004E5108&quot;/&gt;&lt;wsp:rsid wsp:val=&quot;004E5620&quot;/&gt;&lt;wsp:rsid wsp:val=&quot;004F116E&quot;/&gt;&lt;wsp:rsid wsp:val=&quot;004F37A3&quot;/&gt;&lt;wsp:rsid wsp:val=&quot;004F39A6&quot;/&gt;&lt;wsp:rsid wsp:val=&quot;004F5B62&quot;/&gt;&lt;wsp:rsid wsp:val=&quot;004F6723&quot;/&gt;&lt;wsp:rsid wsp:val=&quot;0050286A&quot;/&gt;&lt;wsp:rsid wsp:val=&quot;005054E7&quot;/&gt;&lt;wsp:rsid wsp:val=&quot;00511CB1&quot;/&gt;&lt;wsp:rsid wsp:val=&quot;00513766&quot;/&gt;&lt;wsp:rsid wsp:val=&quot;005139C7&quot;/&gt;&lt;wsp:rsid wsp:val=&quot;00514753&quot;/&gt;&lt;wsp:rsid wsp:val=&quot;00515E96&quot;/&gt;&lt;wsp:rsid wsp:val=&quot;00517B35&quot;/&gt;&lt;wsp:rsid wsp:val=&quot;005222D2&quot;/&gt;&lt;wsp:rsid wsp:val=&quot;00523EAE&quot;/&gt;&lt;wsp:rsid wsp:val=&quot;005250B7&quot;/&gt;&lt;wsp:rsid wsp:val=&quot;00527D09&quot;/&gt;&lt;wsp:rsid wsp:val=&quot;00530527&quot;/&gt;&lt;wsp:rsid wsp:val=&quot;00531660&quot;/&gt;&lt;wsp:rsid wsp:val=&quot;00532BDA&quot;/&gt;&lt;wsp:rsid wsp:val=&quot;005359C2&quot;/&gt;&lt;wsp:rsid wsp:val=&quot;005371DD&quot;/&gt;&lt;wsp:rsid wsp:val=&quot;005446DE&quot;/&gt;&lt;wsp:rsid wsp:val=&quot;00544FE1&quot;/&gt;&lt;wsp:rsid wsp:val=&quot;005471E2&quot;/&gt;&lt;wsp:rsid wsp:val=&quot;00551D1D&quot;/&gt;&lt;wsp:rsid wsp:val=&quot;00553473&quot;/&gt;&lt;wsp:rsid wsp:val=&quot;0055369D&quot;/&gt;&lt;wsp:rsid wsp:val=&quot;00553B0B&quot;/&gt;&lt;wsp:rsid wsp:val=&quot;005617F5&quot;/&gt;&lt;wsp:rsid wsp:val=&quot;00564770&quot;/&gt;&lt;wsp:rsid wsp:val=&quot;005757AC&quot;/&gt;&lt;wsp:rsid wsp:val=&quot;00577496&quot;/&gt;&lt;wsp:rsid wsp:val=&quot;00580706&quot;/&gt;&lt;wsp:rsid wsp:val=&quot;00580726&quot;/&gt;&lt;wsp:rsid wsp:val=&quot;00583E13&quot;/&gt;&lt;wsp:rsid wsp:val=&quot;00585963&quot;/&gt;&lt;wsp:rsid wsp:val=&quot;00586359&quot;/&gt;&lt;wsp:rsid wsp:val=&quot;005931A6&quot;/&gt;&lt;wsp:rsid wsp:val=&quot;005939F8&quot;/&gt;&lt;wsp:rsid wsp:val=&quot;005A2603&quot;/&gt;&lt;wsp:rsid wsp:val=&quot;005A4B99&quot;/&gt;&lt;wsp:rsid wsp:val=&quot;005A51BE&quot;/&gt;&lt;wsp:rsid wsp:val=&quot;005A63B7&quot;/&gt;&lt;wsp:rsid wsp:val=&quot;005B1095&quot;/&gt;&lt;wsp:rsid wsp:val=&quot;005B5375&quot;/&gt;&lt;wsp:rsid wsp:val=&quot;005B7CD5&quot;/&gt;&lt;wsp:rsid wsp:val=&quot;005C3A4E&quot;/&gt;&lt;wsp:rsid wsp:val=&quot;005D7FB8&quot;/&gt;&lt;wsp:rsid wsp:val=&quot;005E1C4F&quot;/&gt;&lt;wsp:rsid wsp:val=&quot;005E1EAE&quot;/&gt;&lt;wsp:rsid wsp:val=&quot;005E57E9&quot;/&gt;&lt;wsp:rsid wsp:val=&quot;005E5E47&quot;/&gt;&lt;wsp:rsid wsp:val=&quot;005F23DD&quot;/&gt;&lt;wsp:rsid wsp:val=&quot;0060286C&quot;/&gt;&lt;wsp:rsid wsp:val=&quot;00604616&quot;/&gt;&lt;wsp:rsid wsp:val=&quot;006052C6&quot;/&gt;&lt;wsp:rsid wsp:val=&quot;00606EDF&quot;/&gt;&lt;wsp:rsid wsp:val=&quot;00612EDB&quot;/&gt;&lt;wsp:rsid wsp:val=&quot;00630907&quot;/&gt;&lt;wsp:rsid wsp:val=&quot;00632D0C&quot;/&gt;&lt;wsp:rsid wsp:val=&quot;0063586C&quot;/&gt;&lt;wsp:rsid wsp:val=&quot;00635AFA&quot;/&gt;&lt;wsp:rsid wsp:val=&quot;0064201B&quot;/&gt;&lt;wsp:rsid wsp:val=&quot;00646161&quot;/&gt;&lt;wsp:rsid wsp:val=&quot;00650E04&quot;/&gt;&lt;wsp:rsid wsp:val=&quot;006525FE&quot;/&gt;&lt;wsp:rsid wsp:val=&quot;0065392A&quot;/&gt;&lt;wsp:rsid wsp:val=&quot;0066632E&quot;/&gt;&lt;wsp:rsid wsp:val=&quot;00680586&quot;/&gt;&lt;wsp:rsid wsp:val=&quot;0068402B&quot;/&gt;&lt;wsp:rsid wsp:val=&quot;006875D3&quot;/&gt;&lt;wsp:rsid wsp:val=&quot;006900C4&quot;/&gt;&lt;wsp:rsid wsp:val=&quot;0069148A&quot;/&gt;&lt;wsp:rsid wsp:val=&quot;00691F45&quot;/&gt;&lt;wsp:rsid wsp:val=&quot;00695106&quot;/&gt;&lt;wsp:rsid wsp:val=&quot;006958DC&quot;/&gt;&lt;wsp:rsid wsp:val=&quot;00697B24&quot;/&gt;&lt;wsp:rsid wsp:val=&quot;006A1074&quot;/&gt;&lt;wsp:rsid wsp:val=&quot;006A2375&quot;/&gt;&lt;wsp:rsid wsp:val=&quot;006A6FF6&quot;/&gt;&lt;wsp:rsid wsp:val=&quot;006B1857&quot;/&gt;&lt;wsp:rsid wsp:val=&quot;006B625F&quot;/&gt;&lt;wsp:rsid wsp:val=&quot;006C082C&quot;/&gt;&lt;wsp:rsid wsp:val=&quot;006C30E3&quot;/&gt;&lt;wsp:rsid wsp:val=&quot;006C6D53&quot;/&gt;&lt;wsp:rsid wsp:val=&quot;006D2249&quot;/&gt;&lt;wsp:rsid wsp:val=&quot;006D5029&quot;/&gt;&lt;wsp:rsid wsp:val=&quot;006E2F19&quot;/&gt;&lt;wsp:rsid wsp:val=&quot;006F0949&quot;/&gt;&lt;wsp:rsid wsp:val=&quot;006F1962&quot;/&gt;&lt;wsp:rsid wsp:val=&quot;006F29AB&quot;/&gt;&lt;wsp:rsid wsp:val=&quot;006F6B5C&quot;/&gt;&lt;wsp:rsid wsp:val=&quot;00701E10&quot;/&gt;&lt;wsp:rsid wsp:val=&quot;00703EE6&quot;/&gt;&lt;wsp:rsid wsp:val=&quot;00706313&quot;/&gt;&lt;wsp:rsid wsp:val=&quot;00706F70&quot;/&gt;&lt;wsp:rsid wsp:val=&quot;00707ADC&quot;/&gt;&lt;wsp:rsid wsp:val=&quot;007104D3&quot;/&gt;&lt;wsp:rsid wsp:val=&quot;00712477&quot;/&gt;&lt;wsp:rsid wsp:val=&quot;007130BF&quot;/&gt;&lt;wsp:rsid wsp:val=&quot;0071433E&quot;/&gt;&lt;wsp:rsid wsp:val=&quot;00715571&quot;/&gt;&lt;wsp:rsid wsp:val=&quot;0072256D&quot;/&gt;&lt;wsp:rsid wsp:val=&quot;007230D9&quot;/&gt;&lt;wsp:rsid wsp:val=&quot;00724422&quot;/&gt;&lt;wsp:rsid wsp:val=&quot;007258C4&quot;/&gt;&lt;wsp:rsid wsp:val=&quot;00725D16&quot;/&gt;&lt;wsp:rsid wsp:val=&quot;0073727A&quot;/&gt;&lt;wsp:rsid wsp:val=&quot;00742335&quot;/&gt;&lt;wsp:rsid wsp:val=&quot;00744AE5&quot;/&gt;&lt;wsp:rsid wsp:val=&quot;007470F5&quot;/&gt;&lt;wsp:rsid wsp:val=&quot;00754044&quot;/&gt;&lt;wsp:rsid wsp:val=&quot;007548FB&quot;/&gt;&lt;wsp:rsid wsp:val=&quot;00755E54&quot;/&gt;&lt;wsp:rsid wsp:val=&quot;00760F3A&quot;/&gt;&lt;wsp:rsid wsp:val=&quot;00761816&quot;/&gt;&lt;wsp:rsid wsp:val=&quot;00770C5E&quot;/&gt;&lt;wsp:rsid wsp:val=&quot;00772A01&quot;/&gt;&lt;wsp:rsid wsp:val=&quot;00780A01&quot;/&gt;&lt;wsp:rsid wsp:val=&quot;00780B29&quot;/&gt;&lt;wsp:rsid wsp:val=&quot;00782123&quot;/&gt;&lt;wsp:rsid wsp:val=&quot;007828F7&quot;/&gt;&lt;wsp:rsid wsp:val=&quot;007905B7&quot;/&gt;&lt;wsp:rsid wsp:val=&quot;0079282B&quot;/&gt;&lt;wsp:rsid wsp:val=&quot;007958A5&quot;/&gt;&lt;wsp:rsid wsp:val=&quot;007A0BE2&quot;/&gt;&lt;wsp:rsid wsp:val=&quot;007A481B&quot;/&gt;&lt;wsp:rsid wsp:val=&quot;007A507C&quot;/&gt;&lt;wsp:rsid wsp:val=&quot;007A5341&quot;/&gt;&lt;wsp:rsid wsp:val=&quot;007A5778&quot;/&gt;&lt;wsp:rsid wsp:val=&quot;007A59C3&quot;/&gt;&lt;wsp:rsid wsp:val=&quot;007A5C9F&quot;/&gt;&lt;wsp:rsid wsp:val=&quot;007B12B0&quot;/&gt;&lt;wsp:rsid wsp:val=&quot;007B2893&quot;/&gt;&lt;wsp:rsid wsp:val=&quot;007B4527&quot;/&gt;&lt;wsp:rsid wsp:val=&quot;007B709B&quot;/&gt;&lt;wsp:rsid wsp:val=&quot;007B71AA&quot;/&gt;&lt;wsp:rsid wsp:val=&quot;007C0E20&quot;/&gt;&lt;wsp:rsid wsp:val=&quot;007C529D&quot;/&gt;&lt;wsp:rsid wsp:val=&quot;007D0301&quot;/&gt;&lt;wsp:rsid wsp:val=&quot;007D6325&quot;/&gt;&lt;wsp:rsid wsp:val=&quot;007E03F8&quot;/&gt;&lt;wsp:rsid wsp:val=&quot;007E066E&quot;/&gt;&lt;wsp:rsid wsp:val=&quot;007E10B9&quot;/&gt;&lt;wsp:rsid wsp:val=&quot;007E4984&quot;/&gt;&lt;wsp:rsid wsp:val=&quot;007F197C&quot;/&gt;&lt;wsp:rsid wsp:val=&quot;007F2F47&quot;/&gt;&lt;wsp:rsid wsp:val=&quot;007F6E04&quot;/&gt;&lt;wsp:rsid wsp:val=&quot;007F6F0E&quot;/&gt;&lt;wsp:rsid wsp:val=&quot;00802650&quot;/&gt;&lt;wsp:rsid wsp:val=&quot;008037E2&quot;/&gt;&lt;wsp:rsid wsp:val=&quot;008041E1&quot;/&gt;&lt;wsp:rsid wsp:val=&quot;00804903&quot;/&gt;&lt;wsp:rsid wsp:val=&quot;00805E07&quot;/&gt;&lt;wsp:rsid wsp:val=&quot;00806BC8&quot;/&gt;&lt;wsp:rsid wsp:val=&quot;00810470&quot;/&gt;&lt;wsp:rsid wsp:val=&quot;0081055D&quot;/&gt;&lt;wsp:rsid wsp:val=&quot;00812E81&quot;/&gt;&lt;wsp:rsid wsp:val=&quot;00815C16&quot;/&gt;&lt;wsp:rsid wsp:val=&quot;008168E3&quot;/&gt;&lt;wsp:rsid wsp:val=&quot;00820E69&quot;/&gt;&lt;wsp:rsid wsp:val=&quot;00823244&quot;/&gt;&lt;wsp:rsid wsp:val=&quot;008232B7&quot;/&gt;&lt;wsp:rsid wsp:val=&quot;008349A3&quot;/&gt;&lt;wsp:rsid wsp:val=&quot;00834CB1&quot;/&gt;&lt;wsp:rsid wsp:val=&quot;00841327&quot;/&gt;&lt;wsp:rsid wsp:val=&quot;00844E3F&quot;/&gt;&lt;wsp:rsid wsp:val=&quot;00845B07&quot;/&gt;&lt;wsp:rsid wsp:val=&quot;00845C29&quot;/&gt;&lt;wsp:rsid wsp:val=&quot;00845D30&quot;/&gt;&lt;wsp:rsid wsp:val=&quot;00847304&quot;/&gt;&lt;wsp:rsid wsp:val=&quot;0084758E&quot;/&gt;&lt;wsp:rsid wsp:val=&quot;00856DED&quot;/&gt;&lt;wsp:rsid wsp:val=&quot;00860C39&quot;/&gt;&lt;wsp:rsid wsp:val=&quot;00861894&quot;/&gt;&lt;wsp:rsid wsp:val=&quot;00861C8F&quot;/&gt;&lt;wsp:rsid wsp:val=&quot;00862EFB&quot;/&gt;&lt;wsp:rsid wsp:val=&quot;00864594&quot;/&gt;&lt;wsp:rsid wsp:val=&quot;008667C1&quot;/&gt;&lt;wsp:rsid wsp:val=&quot;008749EE&quot;/&gt;&lt;wsp:rsid wsp:val=&quot;00880289&quot;/&gt;&lt;wsp:rsid wsp:val=&quot;008812EB&quot;/&gt;&lt;wsp:rsid wsp:val=&quot;00883343&quot;/&gt;&lt;wsp:rsid wsp:val=&quot;008838EE&quot;/&gt;&lt;wsp:rsid wsp:val=&quot;00883A47&quot;/&gt;&lt;wsp:rsid wsp:val=&quot;00884A90&quot;/&gt;&lt;wsp:rsid wsp:val=&quot;00887763&quot;/&gt;&lt;wsp:rsid wsp:val=&quot;008915A5&quot;/&gt;&lt;wsp:rsid wsp:val=&quot;008935D2&quot;/&gt;&lt;wsp:rsid wsp:val=&quot;00896381&quot;/&gt;&lt;wsp:rsid wsp:val=&quot;008965DF&quot;/&gt;&lt;wsp:rsid wsp:val=&quot;008A24CA&quot;/&gt;&lt;wsp:rsid wsp:val=&quot;008A2DF4&quot;/&gt;&lt;wsp:rsid wsp:val=&quot;008A449B&quot;/&gt;&lt;wsp:rsid wsp:val=&quot;008A62CD&quot;/&gt;&lt;wsp:rsid wsp:val=&quot;008A6CE2&quot;/&gt;&lt;wsp:rsid wsp:val=&quot;008B173B&quot;/&gt;&lt;wsp:rsid wsp:val=&quot;008B753A&quot;/&gt;&lt;wsp:rsid wsp:val=&quot;008B7809&quot;/&gt;&lt;wsp:rsid wsp:val=&quot;008D3324&quot;/&gt;&lt;wsp:rsid wsp:val=&quot;008D6FB1&quot;/&gt;&lt;wsp:rsid wsp:val=&quot;008E3226&quot;/&gt;&lt;wsp:rsid wsp:val=&quot;008E7A14&quot;/&gt;&lt;wsp:rsid wsp:val=&quot;008F2DD3&quot;/&gt;&lt;wsp:rsid wsp:val=&quot;008F5060&quot;/&gt;&lt;wsp:rsid wsp:val=&quot;009019F0&quot;/&gt;&lt;wsp:rsid wsp:val=&quot;00905D17&quot;/&gt;&lt;wsp:rsid wsp:val=&quot;009101B2&quot;/&gt;&lt;wsp:rsid wsp:val=&quot;00910FE8&quot;/&gt;&lt;wsp:rsid wsp:val=&quot;0091352E&quot;/&gt;&lt;wsp:rsid wsp:val=&quot;00923904&quot;/&gt;&lt;wsp:rsid wsp:val=&quot;009247CE&quot;/&gt;&lt;wsp:rsid wsp:val=&quot;00924ABE&quot;/&gt;&lt;wsp:rsid wsp:val=&quot;00925E6D&quot;/&gt;&lt;wsp:rsid wsp:val=&quot;00930565&quot;/&gt;&lt;wsp:rsid wsp:val=&quot;00931B14&quot;/&gt;&lt;wsp:rsid wsp:val=&quot;00934260&quot;/&gt;&lt;wsp:rsid wsp:val=&quot;00940AF8&quot;/&gt;&lt;wsp:rsid wsp:val=&quot;00947BC2&quot;/&gt;&lt;wsp:rsid wsp:val=&quot;00947F45&quot;/&gt;&lt;wsp:rsid wsp:val=&quot;00950E94&quot;/&gt;&lt;wsp:rsid wsp:val=&quot;00953AA9&quot;/&gt;&lt;wsp:rsid wsp:val=&quot;00964599&quot;/&gt;&lt;wsp:rsid wsp:val=&quot;00967618&quot;/&gt;&lt;wsp:rsid wsp:val=&quot;00973B24&quot;/&gt;&lt;wsp:rsid wsp:val=&quot;00974020&quot;/&gt;&lt;wsp:rsid wsp:val=&quot;00977E46&quot;/&gt;&lt;wsp:rsid wsp:val=&quot;009819C9&quot;/&gt;&lt;wsp:rsid wsp:val=&quot;00995338&quot;/&gt;&lt;wsp:rsid wsp:val=&quot;0099574D&quot;/&gt;&lt;wsp:rsid wsp:val=&quot;009A4C95&quot;/&gt;&lt;wsp:rsid wsp:val=&quot;009A5AF1&quot;/&gt;&lt;wsp:rsid wsp:val=&quot;009A6732&quot;/&gt;&lt;wsp:rsid wsp:val=&quot;009A751F&quot;/&gt;&lt;wsp:rsid wsp:val=&quot;009A78DC&quot;/&gt;&lt;wsp:rsid wsp:val=&quot;009A7F50&quot;/&gt;&lt;wsp:rsid wsp:val=&quot;009B0424&quot;/&gt;&lt;wsp:rsid wsp:val=&quot;009B341D&quot;/&gt;&lt;wsp:rsid wsp:val=&quot;009B706E&quot;/&gt;&lt;wsp:rsid wsp:val=&quot;009B709E&quot;/&gt;&lt;wsp:rsid wsp:val=&quot;009C1365&quot;/&gt;&lt;wsp:rsid wsp:val=&quot;009C2AEF&quot;/&gt;&lt;wsp:rsid wsp:val=&quot;009C77A3&quot;/&gt;&lt;wsp:rsid wsp:val=&quot;009D3BF5&quot;/&gt;&lt;wsp:rsid wsp:val=&quot;009D426C&quot;/&gt;&lt;wsp:rsid wsp:val=&quot;009D72B6&quot;/&gt;&lt;wsp:rsid wsp:val=&quot;009D7CB7&quot;/&gt;&lt;wsp:rsid wsp:val=&quot;009E1099&quot;/&gt;&lt;wsp:rsid wsp:val=&quot;009E1EFC&quot;/&gt;&lt;wsp:rsid wsp:val=&quot;009F00A9&quot;/&gt;&lt;wsp:rsid wsp:val=&quot;009F74ED&quot;/&gt;&lt;wsp:rsid wsp:val=&quot;00A01007&quot;/&gt;&lt;wsp:rsid wsp:val=&quot;00A0162E&quot;/&gt;&lt;wsp:rsid wsp:val=&quot;00A01A7A&quot;/&gt;&lt;wsp:rsid wsp:val=&quot;00A01B55&quot;/&gt;&lt;wsp:rsid wsp:val=&quot;00A03BA2&quot;/&gt;&lt;wsp:rsid wsp:val=&quot;00A12D71&quot;/&gt;&lt;wsp:rsid wsp:val=&quot;00A13A2E&quot;/&gt;&lt;wsp:rsid wsp:val=&quot;00A1525F&quot;/&gt;&lt;wsp:rsid wsp:val=&quot;00A21351&quot;/&gt;&lt;wsp:rsid wsp:val=&quot;00A230C1&quot;/&gt;&lt;wsp:rsid wsp:val=&quot;00A24C63&quot;/&gt;&lt;wsp:rsid wsp:val=&quot;00A27C44&quot;/&gt;&lt;wsp:rsid wsp:val=&quot;00A30D8A&quot;/&gt;&lt;wsp:rsid wsp:val=&quot;00A31E74&quot;/&gt;&lt;wsp:rsid wsp:val=&quot;00A37021&quot;/&gt;&lt;wsp:rsid wsp:val=&quot;00A41CB8&quot;/&gt;&lt;wsp:rsid wsp:val=&quot;00A4225C&quot;/&gt;&lt;wsp:rsid wsp:val=&quot;00A44A80&quot;/&gt;&lt;wsp:rsid wsp:val=&quot;00A452AF&quot;/&gt;&lt;wsp:rsid wsp:val=&quot;00A50130&quot;/&gt;&lt;wsp:rsid wsp:val=&quot;00A51F38&quot;/&gt;&lt;wsp:rsid wsp:val=&quot;00A543CD&quot;/&gt;&lt;wsp:rsid wsp:val=&quot;00A567B9&quot;/&gt;&lt;wsp:rsid wsp:val=&quot;00A620D9&quot;/&gt;&lt;wsp:rsid wsp:val=&quot;00A64FDF&quot;/&gt;&lt;wsp:rsid wsp:val=&quot;00A6501F&quot;/&gt;&lt;wsp:rsid wsp:val=&quot;00A70994&quot;/&gt;&lt;wsp:rsid wsp:val=&quot;00A74598&quot;/&gt;&lt;wsp:rsid wsp:val=&quot;00A81F82&quot;/&gt;&lt;wsp:rsid wsp:val=&quot;00A91675&quot;/&gt;&lt;wsp:rsid wsp:val=&quot;00A91821&quot;/&gt;&lt;wsp:rsid wsp:val=&quot;00A932BB&quot;/&gt;&lt;wsp:rsid wsp:val=&quot;00A971FA&quot;/&gt;&lt;wsp:rsid wsp:val=&quot;00A97AC2&quot;/&gt;&lt;wsp:rsid wsp:val=&quot;00A97E0B&quot;/&gt;&lt;wsp:rsid wsp:val=&quot;00AA17E5&quot;/&gt;&lt;wsp:rsid wsp:val=&quot;00AA301A&quot;/&gt;&lt;wsp:rsid wsp:val=&quot;00AB0438&quot;/&gt;&lt;wsp:rsid wsp:val=&quot;00AB1D42&quot;/&gt;&lt;wsp:rsid wsp:val=&quot;00AB250C&quot;/&gt;&lt;wsp:rsid wsp:val=&quot;00AB5D15&quot;/&gt;&lt;wsp:rsid wsp:val=&quot;00AB7B42&quot;/&gt;&lt;wsp:rsid wsp:val=&quot;00AC10E9&quot;/&gt;&lt;wsp:rsid wsp:val=&quot;00AC4C16&quot;/&gt;&lt;wsp:rsid wsp:val=&quot;00AC7364&quot;/&gt;&lt;wsp:rsid wsp:val=&quot;00AD4F39&quot;/&gt;&lt;wsp:rsid wsp:val=&quot;00AD62D0&quot;/&gt;&lt;wsp:rsid wsp:val=&quot;00AD6EB3&quot;/&gt;&lt;wsp:rsid wsp:val=&quot;00AE2809&quot;/&gt;&lt;wsp:rsid wsp:val=&quot;00AE3CEE&quot;/&gt;&lt;wsp:rsid wsp:val=&quot;00AF05DD&quot;/&gt;&lt;wsp:rsid wsp:val=&quot;00AF45A0&quot;/&gt;&lt;wsp:rsid wsp:val=&quot;00AF489C&quot;/&gt;&lt;wsp:rsid wsp:val=&quot;00B03699&quot;/&gt;&lt;wsp:rsid wsp:val=&quot;00B03CBD&quot;/&gt;&lt;wsp:rsid wsp:val=&quot;00B1259E&quot;/&gt;&lt;wsp:rsid wsp:val=&quot;00B23FBB&quot;/&gt;&lt;wsp:rsid wsp:val=&quot;00B24A02&quot;/&gt;&lt;wsp:rsid wsp:val=&quot;00B2696A&quot;/&gt;&lt;wsp:rsid wsp:val=&quot;00B26E24&quot;/&gt;&lt;wsp:rsid wsp:val=&quot;00B319BE&quot;/&gt;&lt;wsp:rsid wsp:val=&quot;00B366A7&quot;/&gt;&lt;wsp:rsid wsp:val=&quot;00B40B6C&quot;/&gt;&lt;wsp:rsid wsp:val=&quot;00B43066&quot;/&gt;&lt;wsp:rsid wsp:val=&quot;00B45C44&quot;/&gt;&lt;wsp:rsid wsp:val=&quot;00B47CFB&quot;/&gt;&lt;wsp:rsid wsp:val=&quot;00B51C48&quot;/&gt;&lt;wsp:rsid wsp:val=&quot;00B530E5&quot;/&gt;&lt;wsp:rsid wsp:val=&quot;00B604B6&quot;/&gt;&lt;wsp:rsid wsp:val=&quot;00B6663F&quot;/&gt;&lt;wsp:rsid wsp:val=&quot;00B673EC&quot;/&gt;&lt;wsp:rsid wsp:val=&quot;00B72F83&quot;/&gt;&lt;wsp:rsid wsp:val=&quot;00B732C8&quot;/&gt;&lt;wsp:rsid wsp:val=&quot;00B7549A&quot;/&gt;&lt;wsp:rsid wsp:val=&quot;00B76EB0&quot;/&gt;&lt;wsp:rsid wsp:val=&quot;00B8038D&quot;/&gt;&lt;wsp:rsid wsp:val=&quot;00B80632&quot;/&gt;&lt;wsp:rsid wsp:val=&quot;00B81470&quot;/&gt;&lt;wsp:rsid wsp:val=&quot;00B83807&quot;/&gt;&lt;wsp:rsid wsp:val=&quot;00BA2602&quot;/&gt;&lt;wsp:rsid wsp:val=&quot;00BA3846&quot;/&gt;&lt;wsp:rsid wsp:val=&quot;00BA38A8&quot;/&gt;&lt;wsp:rsid wsp:val=&quot;00BA3A97&quot;/&gt;&lt;wsp:rsid wsp:val=&quot;00BA5DA6&quot;/&gt;&lt;wsp:rsid wsp:val=&quot;00BA78D0&quot;/&gt;&lt;wsp:rsid wsp:val=&quot;00BB2E8A&quot;/&gt;&lt;wsp:rsid wsp:val=&quot;00BB6150&quot;/&gt;&lt;wsp:rsid wsp:val=&quot;00BB6494&quot;/&gt;&lt;wsp:rsid wsp:val=&quot;00BD5104&quot;/&gt;&lt;wsp:rsid wsp:val=&quot;00BE33AF&quot;/&gt;&lt;wsp:rsid wsp:val=&quot;00BE42EF&quot;/&gt;&lt;wsp:rsid wsp:val=&quot;00BE7FCF&quot;/&gt;&lt;wsp:rsid wsp:val=&quot;00C03D75&quot;/&gt;&lt;wsp:rsid wsp:val=&quot;00C05AF1&quot;/&gt;&lt;wsp:rsid wsp:val=&quot;00C11CFA&quot;/&gt;&lt;wsp:rsid wsp:val=&quot;00C229A7&quot;/&gt;&lt;wsp:rsid wsp:val=&quot;00C22CB1&quot;/&gt;&lt;wsp:rsid wsp:val=&quot;00C25828&quot;/&gt;&lt;wsp:rsid wsp:val=&quot;00C264E3&quot;/&gt;&lt;wsp:rsid wsp:val=&quot;00C30333&quot;/&gt;&lt;wsp:rsid wsp:val=&quot;00C35E7E&quot;/&gt;&lt;wsp:rsid wsp:val=&quot;00C36D7E&quot;/&gt;&lt;wsp:rsid wsp:val=&quot;00C37600&quot;/&gt;&lt;wsp:rsid wsp:val=&quot;00C41D16&quot;/&gt;&lt;wsp:rsid wsp:val=&quot;00C458EA&quot;/&gt;&lt;wsp:rsid wsp:val=&quot;00C46202&quot;/&gt;&lt;wsp:rsid wsp:val=&quot;00C476FF&quot;/&gt;&lt;wsp:rsid wsp:val=&quot;00C512E5&quot;/&gt;&lt;wsp:rsid wsp:val=&quot;00C52E90&quot;/&gt;&lt;wsp:rsid wsp:val=&quot;00C534D2&quot;/&gt;&lt;wsp:rsid wsp:val=&quot;00C60C8D&quot;/&gt;&lt;wsp:rsid wsp:val=&quot;00C6587A&quot;/&gt;&lt;wsp:rsid wsp:val=&quot;00C725B2&quot;/&gt;&lt;wsp:rsid wsp:val=&quot;00C73FF7&quot;/&gt;&lt;wsp:rsid wsp:val=&quot;00C75249&quot;/&gt;&lt;wsp:rsid wsp:val=&quot;00C75F31&quot;/&gt;&lt;wsp:rsid wsp:val=&quot;00C76263&quot;/&gt;&lt;wsp:rsid wsp:val=&quot;00C76A89&quot;/&gt;&lt;wsp:rsid wsp:val=&quot;00C77014&quot;/&gt;&lt;wsp:rsid wsp:val=&quot;00C80125&quot;/&gt;&lt;wsp:rsid wsp:val=&quot;00C85C43&quot;/&gt;&lt;wsp:rsid wsp:val=&quot;00C94E0E&quot;/&gt;&lt;wsp:rsid wsp:val=&quot;00C95C5A&quot;/&gt;&lt;wsp:rsid wsp:val=&quot;00C97542&quot;/&gt;&lt;wsp:rsid wsp:val=&quot;00CA0E6F&quot;/&gt;&lt;wsp:rsid wsp:val=&quot;00CA2A1C&quot;/&gt;&lt;wsp:rsid wsp:val=&quot;00CA2EB7&quot;/&gt;&lt;wsp:rsid wsp:val=&quot;00CA6AF7&quot;/&gt;&lt;wsp:rsid wsp:val=&quot;00CA6BFC&quot;/&gt;&lt;wsp:rsid wsp:val=&quot;00CB6270&quot;/&gt;&lt;wsp:rsid wsp:val=&quot;00CB7602&quot;/&gt;&lt;wsp:rsid wsp:val=&quot;00CC5A4B&quot;/&gt;&lt;wsp:rsid wsp:val=&quot;00CC6346&quot;/&gt;&lt;wsp:rsid wsp:val=&quot;00CD385C&quot;/&gt;&lt;wsp:rsid wsp:val=&quot;00CE0C22&quot;/&gt;&lt;wsp:rsid wsp:val=&quot;00CE5545&quot;/&gt;&lt;wsp:rsid wsp:val=&quot;00CE5C1A&quot;/&gt;&lt;wsp:rsid wsp:val=&quot;00CE64FE&quot;/&gt;&lt;wsp:rsid wsp:val=&quot;00CF1E2C&quot;/&gt;&lt;wsp:rsid wsp:val=&quot;00CF5D05&quot;/&gt;&lt;wsp:rsid wsp:val=&quot;00D03D63&quot;/&gt;&lt;wsp:rsid wsp:val=&quot;00D0452D&quot;/&gt;&lt;wsp:rsid wsp:val=&quot;00D074F2&quot;/&gt;&lt;wsp:rsid wsp:val=&quot;00D13700&quot;/&gt;&lt;wsp:rsid wsp:val=&quot;00D15590&quot;/&gt;&lt;wsp:rsid wsp:val=&quot;00D15C1B&quot;/&gt;&lt;wsp:rsid wsp:val=&quot;00D162E5&quot;/&gt;&lt;wsp:rsid wsp:val=&quot;00D16F83&quot;/&gt;&lt;wsp:rsid wsp:val=&quot;00D17886&quot;/&gt;&lt;wsp:rsid wsp:val=&quot;00D25806&quot;/&gt;&lt;wsp:rsid wsp:val=&quot;00D25AFC&quot;/&gt;&lt;wsp:rsid wsp:val=&quot;00D30A1C&quot;/&gt;&lt;wsp:rsid wsp:val=&quot;00D333A3&quot;/&gt;&lt;wsp:rsid wsp:val=&quot;00D33F8D&quot;/&gt;&lt;wsp:rsid wsp:val=&quot;00D34287&quot;/&gt;&lt;wsp:rsid wsp:val=&quot;00D34288&quot;/&gt;&lt;wsp:rsid wsp:val=&quot;00D35652&quot;/&gt;&lt;wsp:rsid wsp:val=&quot;00D46528&quot;/&gt;&lt;wsp:rsid wsp:val=&quot;00D50CD9&quot;/&gt;&lt;wsp:rsid wsp:val=&quot;00D50F9B&quot;/&gt;&lt;wsp:rsid wsp:val=&quot;00D52AB5&quot;/&gt;&lt;wsp:rsid wsp:val=&quot;00D53115&quot;/&gt;&lt;wsp:rsid wsp:val=&quot;00D534E2&quot;/&gt;&lt;wsp:rsid wsp:val=&quot;00D53E1C&quot;/&gt;&lt;wsp:rsid wsp:val=&quot;00D55E4B&quot;/&gt;&lt;wsp:rsid wsp:val=&quot;00D6087D&quot;/&gt;&lt;wsp:rsid wsp:val=&quot;00D614BB&quot;/&gt;&lt;wsp:rsid wsp:val=&quot;00D631FB&quot;/&gt;&lt;wsp:rsid wsp:val=&quot;00D63418&quot;/&gt;&lt;wsp:rsid wsp:val=&quot;00D6503B&quot;/&gt;&lt;wsp:rsid wsp:val=&quot;00D66182&quot;/&gt;&lt;wsp:rsid wsp:val=&quot;00D6678A&quot;/&gt;&lt;wsp:rsid wsp:val=&quot;00D66E44&quot;/&gt;&lt;wsp:rsid wsp:val=&quot;00D67831&quot;/&gt;&lt;wsp:rsid wsp:val=&quot;00D7035A&quot;/&gt;&lt;wsp:rsid wsp:val=&quot;00D7340F&quot;/&gt;&lt;wsp:rsid wsp:val=&quot;00D73EDB&quot;/&gt;&lt;wsp:rsid wsp:val=&quot;00D760AD&quot;/&gt;&lt;wsp:rsid wsp:val=&quot;00D816E0&quot;/&gt;&lt;wsp:rsid wsp:val=&quot;00D857D8&quot;/&gt;&lt;wsp:rsid wsp:val=&quot;00D8614E&quot;/&gt;&lt;wsp:rsid wsp:val=&quot;00D87243&quot;/&gt;&lt;wsp:rsid wsp:val=&quot;00D972A8&quot;/&gt;&lt;wsp:rsid wsp:val=&quot;00D9737B&quot;/&gt;&lt;wsp:rsid wsp:val=&quot;00DA182A&quot;/&gt;&lt;wsp:rsid wsp:val=&quot;00DA4535&quot;/&gt;&lt;wsp:rsid wsp:val=&quot;00DA5231&quot;/&gt;&lt;wsp:rsid wsp:val=&quot;00DA5943&quot;/&gt;&lt;wsp:rsid wsp:val=&quot;00DB0CB1&quot;/&gt;&lt;wsp:rsid wsp:val=&quot;00DB12F4&quot;/&gt;&lt;wsp:rsid wsp:val=&quot;00DB3D26&quot;/&gt;&lt;wsp:rsid wsp:val=&quot;00DB3FD6&quot;/&gt;&lt;wsp:rsid wsp:val=&quot;00DB4BCE&quot;/&gt;&lt;wsp:rsid wsp:val=&quot;00DB5999&quot;/&gt;&lt;wsp:rsid wsp:val=&quot;00DB59E1&quot;/&gt;&lt;wsp:rsid wsp:val=&quot;00DC03C8&quot;/&gt;&lt;wsp:rsid wsp:val=&quot;00DC7108&quot;/&gt;&lt;wsp:rsid wsp:val=&quot;00DD002C&quot;/&gt;&lt;wsp:rsid wsp:val=&quot;00DD34B4&quot;/&gt;&lt;wsp:rsid wsp:val=&quot;00DD513A&quot;/&gt;&lt;wsp:rsid wsp:val=&quot;00DF14DD&quot;/&gt;&lt;wsp:rsid wsp:val=&quot;00DF1677&quot;/&gt;&lt;wsp:rsid wsp:val=&quot;00DF2C93&quot;/&gt;&lt;wsp:rsid wsp:val=&quot;00DF3239&quot;/&gt;&lt;wsp:rsid wsp:val=&quot;00DF64D3&quot;/&gt;&lt;wsp:rsid wsp:val=&quot;00DF6AE2&quot;/&gt;&lt;wsp:rsid wsp:val=&quot;00DF77DE&quot;/&gt;&lt;wsp:rsid wsp:val=&quot;00E00C08&quot;/&gt;&lt;wsp:rsid wsp:val=&quot;00E1591E&quot;/&gt;&lt;wsp:rsid wsp:val=&quot;00E17DD8&quot;/&gt;&lt;wsp:rsid wsp:val=&quot;00E2469A&quot;/&gt;&lt;wsp:rsid wsp:val=&quot;00E26980&quot;/&gt;&lt;wsp:rsid wsp:val=&quot;00E33D97&quot;/&gt;&lt;wsp:rsid wsp:val=&quot;00E41A34&quot;/&gt;&lt;wsp:rsid wsp:val=&quot;00E42765&quot;/&gt;&lt;wsp:rsid wsp:val=&quot;00E4443F&quot;/&gt;&lt;wsp:rsid wsp:val=&quot;00E46A0E&quot;/&gt;&lt;wsp:rsid wsp:val=&quot;00E52035&quot;/&gt;&lt;wsp:rsid wsp:val=&quot;00E57881&quot;/&gt;&lt;wsp:rsid wsp:val=&quot;00E6042E&quot;/&gt;&lt;wsp:rsid wsp:val=&quot;00E6101F&quot;/&gt;&lt;wsp:rsid wsp:val=&quot;00E72E66&quot;/&gt;&lt;wsp:rsid wsp:val=&quot;00E7391B&quot;/&gt;&lt;wsp:rsid wsp:val=&quot;00E75F20&quot;/&gt;&lt;wsp:rsid wsp:val=&quot;00E83556&quot;/&gt;&lt;wsp:rsid wsp:val=&quot;00E854D3&quot;/&gt;&lt;wsp:rsid wsp:val=&quot;00E909B0&quot;/&gt;&lt;wsp:rsid wsp:val=&quot;00E97DC7&quot;/&gt;&lt;wsp:rsid wsp:val=&quot;00EA19A7&quot;/&gt;&lt;wsp:rsid wsp:val=&quot;00EA44A6&quot;/&gt;&lt;wsp:rsid wsp:val=&quot;00EA4D62&quot;/&gt;&lt;wsp:rsid wsp:val=&quot;00EA7617&quot;/&gt;&lt;wsp:rsid wsp:val=&quot;00EC4AAB&quot;/&gt;&lt;wsp:rsid wsp:val=&quot;00EC559D&quot;/&gt;&lt;wsp:rsid wsp:val=&quot;00ED248D&quot;/&gt;&lt;wsp:rsid wsp:val=&quot;00EE47E7&quot;/&gt;&lt;wsp:rsid wsp:val=&quot;00EE6FAA&quot;/&gt;&lt;wsp:rsid wsp:val=&quot;00EE7F3E&quot;/&gt;&lt;wsp:rsid wsp:val=&quot;00EF388F&quot;/&gt;&lt;wsp:rsid wsp:val=&quot;00EF7882&quot;/&gt;&lt;wsp:rsid wsp:val=&quot;00F01C50&quot;/&gt;&lt;wsp:rsid wsp:val=&quot;00F02A5C&quot;/&gt;&lt;wsp:rsid wsp:val=&quot;00F07402&quot;/&gt;&lt;wsp:rsid wsp:val=&quot;00F13D39&quot;/&gt;&lt;wsp:rsid wsp:val=&quot;00F167B1&quot;/&gt;&lt;wsp:rsid wsp:val=&quot;00F20923&quot;/&gt;&lt;wsp:rsid wsp:val=&quot;00F23507&quot;/&gt;&lt;wsp:rsid wsp:val=&quot;00F25927&quot;/&gt;&lt;wsp:rsid wsp:val=&quot;00F2640C&quot;/&gt;&lt;wsp:rsid wsp:val=&quot;00F269C3&quot;/&gt;&lt;wsp:rsid wsp:val=&quot;00F3101F&quot;/&gt;&lt;wsp:rsid wsp:val=&quot;00F35A6B&quot;/&gt;&lt;wsp:rsid wsp:val=&quot;00F36B76&quot;/&gt;&lt;wsp:rsid wsp:val=&quot;00F41070&quot;/&gt;&lt;wsp:rsid wsp:val=&quot;00F4769C&quot;/&gt;&lt;wsp:rsid wsp:val=&quot;00F50712&quot;/&gt;&lt;wsp:rsid wsp:val=&quot;00F51000&quot;/&gt;&lt;wsp:rsid wsp:val=&quot;00F5103D&quot;/&gt;&lt;wsp:rsid wsp:val=&quot;00F52715&quot;/&gt;&lt;wsp:rsid wsp:val=&quot;00F528B9&quot;/&gt;&lt;wsp:rsid wsp:val=&quot;00F55B32&quot;/&gt;&lt;wsp:rsid wsp:val=&quot;00F574E2&quot;/&gt;&lt;wsp:rsid wsp:val=&quot;00F57865&quot;/&gt;&lt;wsp:rsid wsp:val=&quot;00F57AD3&quot;/&gt;&lt;wsp:rsid wsp:val=&quot;00F57DA6&quot;/&gt;&lt;wsp:rsid wsp:val=&quot;00F607B2&quot;/&gt;&lt;wsp:rsid wsp:val=&quot;00F64634&quot;/&gt;&lt;wsp:rsid wsp:val=&quot;00F70C73&quot;/&gt;&lt;wsp:rsid wsp:val=&quot;00F726E6&quot;/&gt;&lt;wsp:rsid wsp:val=&quot;00F80CB4&quot;/&gt;&lt;wsp:rsid wsp:val=&quot;00F87984&quot;/&gt;&lt;wsp:rsid wsp:val=&quot;00F906C7&quot;/&gt;&lt;wsp:rsid wsp:val=&quot;00F909D8&quot;/&gt;&lt;wsp:rsid wsp:val=&quot;00F93F14&quot;/&gt;&lt;wsp:rsid wsp:val=&quot;00FA16E7&quot;/&gt;&lt;wsp:rsid wsp:val=&quot;00FA41C4&quot;/&gt;&lt;wsp:rsid wsp:val=&quot;00FA5395&quot;/&gt;&lt;wsp:rsid wsp:val=&quot;00FA68E2&quot;/&gt;&lt;wsp:rsid wsp:val=&quot;00FA7F69&quot;/&gt;&lt;wsp:rsid wsp:val=&quot;00FB33A5&quot;/&gt;&lt;wsp:rsid wsp:val=&quot;00FC6EA0&quot;/&gt;&lt;wsp:rsid wsp:val=&quot;00FD0472&quot;/&gt;&lt;wsp:rsid wsp:val=&quot;00FD364E&quot;/&gt;&lt;wsp:rsid wsp:val=&quot;00FD7F98&quot;/&gt;&lt;wsp:rsid wsp:val=&quot;00FE75C6&quot;/&gt;&lt;wsp:rsid wsp:val=&quot;00FE75E7&quot;/&gt;&lt;wsp:rsid wsp:val=&quot;00FF4597&quot;/&gt;&lt;wsp:rsid wsp:val=&quot;00FF459A&quot;/&gt;&lt;wsp:rsid wsp:val=&quot;00FF50C9&quot;/&gt;&lt;wsp:rsid wsp:val=&quot;00FF6142&quot;/&gt;&lt;wsp:rsid wsp:val=&quot;00FF6CF6&quot;/&gt;&lt;wsp:rsid wsp:val=&quot;00FF7417&quot;/&gt;&lt;/wsp:rsids&gt;&lt;/w:docPr&gt;&lt;w:body&gt;&lt;wx:sect&gt;&lt;w:p wsp:rsidR=&quot;00000000&quot; wsp:rsidRDefault=&quot;00847304&quot; wsp:rsidP=&quot;00847304&quot;&gt;&lt;aml:annotation aml:id=&quot;0&quot; w:type=&quot;Word.Insertion&quot; aml:author=&quot;РРІР°РЅРѕРІ Рњ.Рђ.&quot; aml:createdate=&quot;2026-02-12T12:23:00Z&quot;&gt;&lt;aml:content&gt;&lt;m:oMathPara&gt;&lt;m:oMath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T&lt;/m:t&gt;&lt;/m:r&gt;&lt;m:r&gt;&lt;m:rPr&gt;&lt;m:sty m:val=&quot;p&quot;/&gt;&lt;/m:rPr&gt;&lt;w:rPr&gt;&lt;w:rFonts w:ascii=&quot;Cambria Math&quot; w:h-ansi=&quot;Cambria Math&quot;/&gt;&lt;wx:font wx:val=&quot;Cambria Math&quot;/&gt;&lt;w:vertAlign w:val=&quot;subscript&quot;/&gt;&lt;w:lang w:fareast=&quot;RU&quot;/&gt;&lt;/w:rPr&gt;&lt;m:t&gt;СЌРІР°Рє&lt;/m:t&gt;&lt;/m:r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=&lt;/m:t&gt;&lt;/m:r&gt;&lt;m:f&gt;&lt;m:fPr&gt;&lt;m:ctrl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РљРѕР»РёС‡РµСЃС‚РІРѕ СЌРІР°РєСѓРёСЂРѕРІР°РЅРЅС‹С… СЂР°РЅРµРЅС‹С…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РЎСѓРјРјР°СЂРЅРѕРµ РІСЂРµРјСЏ СЌРІР°РєСѓР°С†РёРё РІСЃРµС… СЂР°РЅРµРЅС‹С…&lt;/m:t&gt;&lt;/m:r&gt;&lt;/m:den&gt;&lt;/m:f&gt;&lt;/m:oMath&gt;&lt;/m:oMathPara&gt;&lt;/aml:content&gt;&lt;/aml:annotation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<v:imagedata r:id="rId8" o:title="" chromakey="white"/>
                    </v:shape>
                  </w:pict>
                </w:del>
              </m:r>
              <m:r>
                <w:del w:id="6" w:author="Иванов М.А." w:date="2026-02-12T12:38:00Z"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u w:val="single"/>
                    <w:vertAlign w:val="subscript"/>
                    <w:rPrChange w:id="7" w:author="Иванов М.А." w:date="2026-02-12T12:38:00Z">
                      <w:rPr>
                        <w:noProof/>
                        <w:sz w:val="28"/>
                        <w:szCs w:val="28"/>
                        <w:u w:val="single"/>
                        <w:vertAlign w:val="subscript"/>
                      </w:rPr>
                    </w:rPrChange>
                  </w:rPr>
                  <m:t xml:space="preserve"> </m:t>
                </w:del>
              </m:r>
              <m:r>
                <w:del w:id="8" w:author="Иванов М.А." w:date="2026-02-12T12:38:00Z"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u w:val="single"/>
                    <w:vertAlign w:val="subscript"/>
                    <w:rPrChange w:id="9" w:author="Иванов М.А." w:date="2026-02-12T12:38:00Z">
                      <w:rPr>
                        <w:noProof/>
                        <w:sz w:val="28"/>
                        <w:szCs w:val="28"/>
                        <w:u w:val="single"/>
                        <w:vertAlign w:val="subscript"/>
                      </w:rPr>
                    </w:rPrChange>
                  </w:rPr>
                  <w:fldChar w:fldCharType="separate"/>
                </w:del>
              </m:r>
              <m:r>
                <w:del w:id="10" w:author="Иванов М.А." w:date="2026-02-12T12:38:00Z">
                  <m:rPr>
                    <m:sty m:val="p"/>
                  </m:rPr>
                  <w:rPr>
                    <w:rFonts w:ascii="Cambria Math" w:eastAsia="Calibri" w:hAnsi="Cambria Math"/>
                    <w:position w:val="-20"/>
                    <w:rPrChange w:id="11" w:author="Иванов М.А." w:date="2026-02-12T12:38:00Z">
                      <w:rPr>
                        <w:rFonts w:eastAsia="Calibri"/>
                        <w:position w:val="-20"/>
                      </w:rPr>
                    </w:rPrChange>
                  </w:rPr>
                  <w:fldChar w:fldCharType="begin"/>
                </w:del>
              </m:r>
              <m:r>
                <w:del w:id="12" w:author="Иванов М.А." w:date="2026-02-12T12:38:00Z">
                  <m:rPr>
                    <m:sty m:val="p"/>
                  </m:rPr>
                  <w:rPr>
                    <w:rFonts w:ascii="Cambria Math" w:eastAsia="Calibri" w:hAnsi="Cambria Math"/>
                    <w:position w:val="-20"/>
                    <w:rPrChange w:id="13" w:author="Иванов М.А." w:date="2026-02-12T12:38:00Z">
                      <w:rPr>
                        <w:rFonts w:eastAsia="Calibri"/>
                        <w:position w:val="-20"/>
                      </w:rPr>
                    </w:rPrChange>
                  </w:rPr>
                  <m:t xml:space="preserve"> QUOTE </m:t>
                </w:del>
              </m:r>
              <m:r>
                <w:del w:id="14" w:author="Иванов М.А." w:date="2026-02-12T12:38:00Z">
                  <m:rPr>
                    <m:sty m:val="p"/>
                  </m:rPr>
                  <w:rPr>
                    <w:rFonts w:ascii="Cambria Math" w:hAnsi="Cambria Math"/>
                    <w:position w:val="-20"/>
                    <w:rPrChange w:id="15" w:author="Иванов М.А." w:date="2026-02-12T12:38:00Z">
                      <w:rPr>
                        <w:rFonts w:ascii="Cambria Math" w:hAnsi="Cambria Math"/>
                        <w:position w:val="-20"/>
                      </w:rPr>
                    </w:rPrChange>
                  </w:rPr>
                  <w:pict w14:anchorId="2CF1B9E2">
                    <v:shape id="_x0000_i1032" type="#_x0000_t75" style="width:244.5pt;height:26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val=&quot;best-fit&quot; w:percent=&quot;110&quot;/&gt;&lt;w:doNotEmbedSystemFonts/&gt;&lt;w:revisionView w:markup=&quot;off&quot; w:comments=&quot;off&quot; w:ins-del=&quot;off&quot; w:formatting=&quot;off&quot; w:ink-annotations=&quot;off&quot;/&gt;&lt;w:defaultTabStop w:val=&quot;708&quot;/&gt;&lt;w:drawingGridHorizontalSpacing w:val=&quot;120&quot;/&gt;&lt;w:displayHorizontalDrawingGridEvery w:val=&quot;2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152F87&quot;/&gt;&lt;wsp:rsid wsp:val=&quot;00000BB1&quot;/&gt;&lt;wsp:rsid wsp:val=&quot;000054B1&quot;/&gt;&lt;wsp:rsid wsp:val=&quot;00006F55&quot;/&gt;&lt;wsp:rsid wsp:val=&quot;0001206A&quot;/&gt;&lt;wsp:rsid wsp:val=&quot;00014032&quot;/&gt;&lt;wsp:rsid wsp:val=&quot;00015FC6&quot;/&gt;&lt;wsp:rsid wsp:val=&quot;000228A0&quot;/&gt;&lt;wsp:rsid wsp:val=&quot;000266D4&quot;/&gt;&lt;wsp:rsid wsp:val=&quot;000277A6&quot;/&gt;&lt;wsp:rsid wsp:val=&quot;000279D8&quot;/&gt;&lt;wsp:rsid wsp:val=&quot;00030C3C&quot;/&gt;&lt;wsp:rsid wsp:val=&quot;00036358&quot;/&gt;&lt;wsp:rsid wsp:val=&quot;00036F1C&quot;/&gt;&lt;wsp:rsid wsp:val=&quot;0003736D&quot;/&gt;&lt;wsp:rsid wsp:val=&quot;00037988&quot;/&gt;&lt;wsp:rsid wsp:val=&quot;0004729A&quot;/&gt;&lt;wsp:rsid wsp:val=&quot;00047809&quot;/&gt;&lt;wsp:rsid wsp:val=&quot;000522BF&quot;/&gt;&lt;wsp:rsid wsp:val=&quot;00063FB9&quot;/&gt;&lt;wsp:rsid wsp:val=&quot;00065AB5&quot;/&gt;&lt;wsp:rsid wsp:val=&quot;0006655F&quot;/&gt;&lt;wsp:rsid wsp:val=&quot;00066D68&quot;/&gt;&lt;wsp:rsid wsp:val=&quot;00067CA2&quot;/&gt;&lt;wsp:rsid wsp:val=&quot;000724D7&quot;/&gt;&lt;wsp:rsid wsp:val=&quot;0008416D&quot;/&gt;&lt;wsp:rsid wsp:val=&quot;00086C61&quot;/&gt;&lt;wsp:rsid wsp:val=&quot;00087954&quot;/&gt;&lt;wsp:rsid wsp:val=&quot;000A04FF&quot;/&gt;&lt;wsp:rsid wsp:val=&quot;000A06DF&quot;/&gt;&lt;wsp:rsid wsp:val=&quot;000A29A5&quot;/&gt;&lt;wsp:rsid wsp:val=&quot;000A2EA9&quot;/&gt;&lt;wsp:rsid wsp:val=&quot;000A7422&quot;/&gt;&lt;wsp:rsid wsp:val=&quot;000B0B53&quot;/&gt;&lt;wsp:rsid wsp:val=&quot;000B1E4B&quot;/&gt;&lt;wsp:rsid wsp:val=&quot;000B3C85&quot;/&gt;&lt;wsp:rsid wsp:val=&quot;000B5955&quot;/&gt;&lt;wsp:rsid wsp:val=&quot;000B5E97&quot;/&gt;&lt;wsp:rsid wsp:val=&quot;000C0BBE&quot;/&gt;&lt;wsp:rsid wsp:val=&quot;000C3DC1&quot;/&gt;&lt;wsp:rsid wsp:val=&quot;000C4BE4&quot;/&gt;&lt;wsp:rsid wsp:val=&quot;000D05B3&quot;/&gt;&lt;wsp:rsid wsp:val=&quot;000D0AB6&quot;/&gt;&lt;wsp:rsid wsp:val=&quot;000D4A5D&quot;/&gt;&lt;wsp:rsid wsp:val=&quot;000D6028&quot;/&gt;&lt;wsp:rsid wsp:val=&quot;000D7384&quot;/&gt;&lt;wsp:rsid wsp:val=&quot;000D7972&quot;/&gt;&lt;wsp:rsid wsp:val=&quot;000D7D4F&quot;/&gt;&lt;wsp:rsid wsp:val=&quot;000E154F&quot;/&gt;&lt;wsp:rsid wsp:val=&quot;000E4E4D&quot;/&gt;&lt;wsp:rsid wsp:val=&quot;000E6680&quot;/&gt;&lt;wsp:rsid wsp:val=&quot;000E6B5D&quot;/&gt;&lt;wsp:rsid wsp:val=&quot;000F0F51&quot;/&gt;&lt;wsp:rsid wsp:val=&quot;000F46E3&quot;/&gt;&lt;wsp:rsid wsp:val=&quot;000F539C&quot;/&gt;&lt;wsp:rsid wsp:val=&quot;000F71AB&quot;/&gt;&lt;wsp:rsid wsp:val=&quot;0010095F&quot;/&gt;&lt;wsp:rsid wsp:val=&quot;0010196F&quot;/&gt;&lt;wsp:rsid wsp:val=&quot;0010371B&quot;/&gt;&lt;wsp:rsid wsp:val=&quot;00106167&quot;/&gt;&lt;wsp:rsid wsp:val=&quot;00110572&quot;/&gt;&lt;wsp:rsid wsp:val=&quot;00110FE2&quot;/&gt;&lt;wsp:rsid wsp:val=&quot;00111647&quot;/&gt;&lt;wsp:rsid wsp:val=&quot;00115388&quot;/&gt;&lt;wsp:rsid wsp:val=&quot;001156F8&quot;/&gt;&lt;wsp:rsid wsp:val=&quot;00116731&quot;/&gt;&lt;wsp:rsid wsp:val=&quot;001229D7&quot;/&gt;&lt;wsp:rsid wsp:val=&quot;001326F1&quot;/&gt;&lt;wsp:rsid wsp:val=&quot;00133B57&quot;/&gt;&lt;wsp:rsid wsp:val=&quot;0013501B&quot;/&gt;&lt;wsp:rsid wsp:val=&quot;00136433&quot;/&gt;&lt;wsp:rsid wsp:val=&quot;00142BAD&quot;/&gt;&lt;wsp:rsid wsp:val=&quot;00142BCE&quot;/&gt;&lt;wsp:rsid wsp:val=&quot;0014495C&quot;/&gt;&lt;wsp:rsid wsp:val=&quot;00144E70&quot;/&gt;&lt;wsp:rsid wsp:val=&quot;001455B0&quot;/&gt;&lt;wsp:rsid wsp:val=&quot;00150A2C&quot;/&gt;&lt;wsp:rsid wsp:val=&quot;00152F87&quot;/&gt;&lt;wsp:rsid wsp:val=&quot;00155656&quot;/&gt;&lt;wsp:rsid wsp:val=&quot;00155F81&quot;/&gt;&lt;wsp:rsid wsp:val=&quot;001612FA&quot;/&gt;&lt;wsp:rsid wsp:val=&quot;00161B85&quot;/&gt;&lt;wsp:rsid wsp:val=&quot;0017326B&quot;/&gt;&lt;wsp:rsid wsp:val=&quot;001740DA&quot;/&gt;&lt;wsp:rsid wsp:val=&quot;001754FA&quot;/&gt;&lt;wsp:rsid wsp:val=&quot;0017674E&quot;/&gt;&lt;wsp:rsid wsp:val=&quot;001771B4&quot;/&gt;&lt;wsp:rsid wsp:val=&quot;001774A3&quot;/&gt;&lt;wsp:rsid wsp:val=&quot;001827FE&quot;/&gt;&lt;wsp:rsid wsp:val=&quot;00183C38&quot;/&gt;&lt;wsp:rsid wsp:val=&quot;0018543B&quot;/&gt;&lt;wsp:rsid wsp:val=&quot;0018709E&quot;/&gt;&lt;wsp:rsid wsp:val=&quot;0019640E&quot;/&gt;&lt;wsp:rsid wsp:val=&quot;0019770A&quot;/&gt;&lt;wsp:rsid wsp:val=&quot;001977A8&quot;/&gt;&lt;wsp:rsid wsp:val=&quot;001A12AB&quot;/&gt;&lt;wsp:rsid wsp:val=&quot;001A4EBD&quot;/&gt;&lt;wsp:rsid wsp:val=&quot;001B071A&quot;/&gt;&lt;wsp:rsid wsp:val=&quot;001B0723&quot;/&gt;&lt;wsp:rsid wsp:val=&quot;001B08B8&quot;/&gt;&lt;wsp:rsid wsp:val=&quot;001B1E88&quot;/&gt;&lt;wsp:rsid wsp:val=&quot;001B6D01&quot;/&gt;&lt;wsp:rsid wsp:val=&quot;001C0BCE&quot;/&gt;&lt;wsp:rsid wsp:val=&quot;001D33DA&quot;/&gt;&lt;wsp:rsid wsp:val=&quot;001D6A4A&quot;/&gt;&lt;wsp:rsid wsp:val=&quot;001E5D1C&quot;/&gt;&lt;wsp:rsid wsp:val=&quot;001E6DB1&quot;/&gt;&lt;wsp:rsid wsp:val=&quot;001F0794&quot;/&gt;&lt;wsp:rsid wsp:val=&quot;001F0E77&quot;/&gt;&lt;wsp:rsid wsp:val=&quot;001F1AC8&quot;/&gt;&lt;wsp:rsid wsp:val=&quot;001F3921&quot;/&gt;&lt;wsp:rsid wsp:val=&quot;001F4506&quot;/&gt;&lt;wsp:rsid wsp:val=&quot;001F48F4&quot;/&gt;&lt;wsp:rsid wsp:val=&quot;001F7F97&quot;/&gt;&lt;wsp:rsid wsp:val=&quot;00202018&quot;/&gt;&lt;wsp:rsid wsp:val=&quot;00203647&quot;/&gt;&lt;wsp:rsid wsp:val=&quot;00212C2D&quot;/&gt;&lt;wsp:rsid wsp:val=&quot;00214325&quot;/&gt;&lt;wsp:rsid wsp:val=&quot;00214D4F&quot;/&gt;&lt;wsp:rsid wsp:val=&quot;002207F9&quot;/&gt;&lt;wsp:rsid wsp:val=&quot;0023097A&quot;/&gt;&lt;wsp:rsid wsp:val=&quot;00230D49&quot;/&gt;&lt;wsp:rsid wsp:val=&quot;00232063&quot;/&gt;&lt;wsp:rsid wsp:val=&quot;002354C3&quot;/&gt;&lt;wsp:rsid wsp:val=&quot;00240DD9&quot;/&gt;&lt;wsp:rsid wsp:val=&quot;00241542&quot;/&gt;&lt;wsp:rsid wsp:val=&quot;00244C8C&quot;/&gt;&lt;wsp:rsid wsp:val=&quot;0024608B&quot;/&gt;&lt;wsp:rsid wsp:val=&quot;00247DC4&quot;/&gt;&lt;wsp:rsid wsp:val=&quot;0025062E&quot;/&gt;&lt;wsp:rsid wsp:val=&quot;00252A78&quot;/&gt;&lt;wsp:rsid wsp:val=&quot;00253F0E&quot;/&gt;&lt;wsp:rsid wsp:val=&quot;002547F1&quot;/&gt;&lt;wsp:rsid wsp:val=&quot;002567E0&quot;/&gt;&lt;wsp:rsid wsp:val=&quot;0027130B&quot;/&gt;&lt;wsp:rsid wsp:val=&quot;00271E34&quot;/&gt;&lt;wsp:rsid wsp:val=&quot;00274828&quot;/&gt;&lt;wsp:rsid wsp:val=&quot;002773D7&quot;/&gt;&lt;wsp:rsid wsp:val=&quot;00280FA5&quot;/&gt;&lt;wsp:rsid wsp:val=&quot;00281429&quot;/&gt;&lt;wsp:rsid wsp:val=&quot;0028157E&quot;/&gt;&lt;wsp:rsid wsp:val=&quot;00287279&quot;/&gt;&lt;wsp:rsid wsp:val=&quot;00287ED3&quot;/&gt;&lt;wsp:rsid wsp:val=&quot;00293828&quot;/&gt;&lt;wsp:rsid wsp:val=&quot;00294A1F&quot;/&gt;&lt;wsp:rsid wsp:val=&quot;00297601&quot;/&gt;&lt;wsp:rsid wsp:val=&quot;002A4DC0&quot;/&gt;&lt;wsp:rsid wsp:val=&quot;002A502F&quot;/&gt;&lt;wsp:rsid wsp:val=&quot;002A61E0&quot;/&gt;&lt;wsp:rsid wsp:val=&quot;002B04D6&quot;/&gt;&lt;wsp:rsid wsp:val=&quot;002B3E28&quot;/&gt;&lt;wsp:rsid wsp:val=&quot;002B7E75&quot;/&gt;&lt;wsp:rsid wsp:val=&quot;002B7F19&quot;/&gt;&lt;wsp:rsid wsp:val=&quot;002C4935&quot;/&gt;&lt;wsp:rsid wsp:val=&quot;002C7AC8&quot;/&gt;&lt;wsp:rsid wsp:val=&quot;002C7BAD&quot;/&gt;&lt;wsp:rsid wsp:val=&quot;002C7FA1&quot;/&gt;&lt;wsp:rsid wsp:val=&quot;002D08C9&quot;/&gt;&lt;wsp:rsid wsp:val=&quot;002D23D0&quot;/&gt;&lt;wsp:rsid wsp:val=&quot;002D6756&quot;/&gt;&lt;wsp:rsid wsp:val=&quot;002D69C2&quot;/&gt;&lt;wsp:rsid wsp:val=&quot;002D7753&quot;/&gt;&lt;wsp:rsid wsp:val=&quot;002E7EEC&quot;/&gt;&lt;wsp:rsid wsp:val=&quot;002F08E5&quot;/&gt;&lt;wsp:rsid wsp:val=&quot;002F33CB&quot;/&gt;&lt;wsp:rsid wsp:val=&quot;002F4F5B&quot;/&gt;&lt;wsp:rsid wsp:val=&quot;0030169A&quot;/&gt;&lt;wsp:rsid wsp:val=&quot;00305EB1&quot;/&gt;&lt;wsp:rsid wsp:val=&quot;00306BB5&quot;/&gt;&lt;wsp:rsid wsp:val=&quot;00312DC0&quot;/&gt;&lt;wsp:rsid wsp:val=&quot;00313251&quot;/&gt;&lt;wsp:rsid wsp:val=&quot;003148D1&quot;/&gt;&lt;wsp:rsid wsp:val=&quot;00316647&quot;/&gt;&lt;wsp:rsid wsp:val=&quot;0032016E&quot;/&gt;&lt;wsp:rsid wsp:val=&quot;0032684A&quot;/&gt;&lt;wsp:rsid wsp:val=&quot;003274E7&quot;/&gt;&lt;wsp:rsid wsp:val=&quot;003300E5&quot;/&gt;&lt;wsp:rsid wsp:val=&quot;003340A4&quot;/&gt;&lt;wsp:rsid wsp:val=&quot;00335047&quot;/&gt;&lt;wsp:rsid wsp:val=&quot;00340C33&quot;/&gt;&lt;wsp:rsid wsp:val=&quot;00342F64&quot;/&gt;&lt;wsp:rsid wsp:val=&quot;00342FD6&quot;/&gt;&lt;wsp:rsid wsp:val=&quot;00343E65&quot;/&gt;&lt;wsp:rsid wsp:val=&quot;00354E58&quot;/&gt;&lt;wsp:rsid wsp:val=&quot;00362141&quot;/&gt;&lt;wsp:rsid wsp:val=&quot;00362AF7&quot;/&gt;&lt;wsp:rsid wsp:val=&quot;003638BE&quot;/&gt;&lt;wsp:rsid wsp:val=&quot;00366887&quot;/&gt;&lt;wsp:rsid wsp:val=&quot;00367DFF&quot;/&gt;&lt;wsp:rsid wsp:val=&quot;00371C1F&quot;/&gt;&lt;wsp:rsid wsp:val=&quot;003738F6&quot;/&gt;&lt;wsp:rsid wsp:val=&quot;00376EF5&quot;/&gt;&lt;wsp:rsid wsp:val=&quot;003803F0&quot;/&gt;&lt;wsp:rsid wsp:val=&quot;00381EE0&quot;/&gt;&lt;wsp:rsid wsp:val=&quot;003824F7&quot;/&gt;&lt;wsp:rsid wsp:val=&quot;00383964&quot;/&gt;&lt;wsp:rsid wsp:val=&quot;003877E3&quot;/&gt;&lt;wsp:rsid wsp:val=&quot;0039095F&quot;/&gt;&lt;wsp:rsid wsp:val=&quot;00390B26&quot;/&gt;&lt;wsp:rsid wsp:val=&quot;00391BD7&quot;/&gt;&lt;wsp:rsid wsp:val=&quot;003936E2&quot;/&gt;&lt;wsp:rsid wsp:val=&quot;003939BE&quot;/&gt;&lt;wsp:rsid wsp:val=&quot;0039640A&quot;/&gt;&lt;wsp:rsid wsp:val=&quot;0039701E&quot;/&gt;&lt;wsp:rsid wsp:val=&quot;003A2240&quot;/&gt;&lt;wsp:rsid wsp:val=&quot;003A4972&quot;/&gt;&lt;wsp:rsid wsp:val=&quot;003B22A2&quot;/&gt;&lt;wsp:rsid wsp:val=&quot;003C07DB&quot;/&gt;&lt;wsp:rsid wsp:val=&quot;003C092B&quot;/&gt;&lt;wsp:rsid wsp:val=&quot;003C124B&quot;/&gt;&lt;wsp:rsid wsp:val=&quot;003C1599&quot;/&gt;&lt;wsp:rsid wsp:val=&quot;003C1C5A&quot;/&gt;&lt;wsp:rsid wsp:val=&quot;003C26A4&quot;/&gt;&lt;wsp:rsid wsp:val=&quot;003C4678&quot;/&gt;&lt;wsp:rsid wsp:val=&quot;003E180E&quot;/&gt;&lt;wsp:rsid wsp:val=&quot;003E4315&quot;/&gt;&lt;wsp:rsid wsp:val=&quot;003E533B&quot;/&gt;&lt;wsp:rsid wsp:val=&quot;003E53FA&quot;/&gt;&lt;wsp:rsid wsp:val=&quot;003E6C0B&quot;/&gt;&lt;wsp:rsid wsp:val=&quot;003F10B1&quot;/&gt;&lt;wsp:rsid wsp:val=&quot;003F72FB&quot;/&gt;&lt;wsp:rsid wsp:val=&quot;00401457&quot;/&gt;&lt;wsp:rsid wsp:val=&quot;00402CC4&quot;/&gt;&lt;wsp:rsid wsp:val=&quot;00406077&quot;/&gt;&lt;wsp:rsid wsp:val=&quot;00407885&quot;/&gt;&lt;wsp:rsid wsp:val=&quot;00417080&quot;/&gt;&lt;wsp:rsid wsp:val=&quot;00417DDB&quot;/&gt;&lt;wsp:rsid wsp:val=&quot;004241C1&quot;/&gt;&lt;wsp:rsid wsp:val=&quot;00427FF0&quot;/&gt;&lt;wsp:rsid wsp:val=&quot;00431678&quot;/&gt;&lt;wsp:rsid wsp:val=&quot;004340E8&quot;/&gt;&lt;wsp:rsid wsp:val=&quot;0043468F&quot;/&gt;&lt;wsp:rsid wsp:val=&quot;0043639A&quot;/&gt;&lt;wsp:rsid wsp:val=&quot;0043671C&quot;/&gt;&lt;wsp:rsid wsp:val=&quot;00440DC5&quot;/&gt;&lt;wsp:rsid wsp:val=&quot;00445ADF&quot;/&gt;&lt;wsp:rsid wsp:val=&quot;004518EE&quot;/&gt;&lt;wsp:rsid wsp:val=&quot;00455D41&quot;/&gt;&lt;wsp:rsid wsp:val=&quot;004564C4&quot;/&gt;&lt;wsp:rsid wsp:val=&quot;004570FD&quot;/&gt;&lt;wsp:rsid wsp:val=&quot;004575A0&quot;/&gt;&lt;wsp:rsid wsp:val=&quot;00461F0F&quot;/&gt;&lt;wsp:rsid wsp:val=&quot;00466E65&quot;/&gt;&lt;wsp:rsid wsp:val=&quot;00475144&quot;/&gt;&lt;wsp:rsid wsp:val=&quot;00475C7D&quot;/&gt;&lt;wsp:rsid wsp:val=&quot;0048551F&quot;/&gt;&lt;wsp:rsid wsp:val=&quot;004865B6&quot;/&gt;&lt;wsp:rsid wsp:val=&quot;00492DA1&quot;/&gt;&lt;wsp:rsid wsp:val=&quot;004930F3&quot;/&gt;&lt;wsp:rsid wsp:val=&quot;00497D7B&quot;/&gt;&lt;wsp:rsid wsp:val=&quot;004A10E9&quot;/&gt;&lt;wsp:rsid wsp:val=&quot;004B0524&quot;/&gt;&lt;wsp:rsid wsp:val=&quot;004B165F&quot;/&gt;&lt;wsp:rsid wsp:val=&quot;004B1C8C&quot;/&gt;&lt;wsp:rsid wsp:val=&quot;004B6000&quot;/&gt;&lt;wsp:rsid wsp:val=&quot;004C4714&quot;/&gt;&lt;wsp:rsid wsp:val=&quot;004C48F4&quot;/&gt;&lt;wsp:rsid wsp:val=&quot;004D27CD&quot;/&gt;&lt;wsp:rsid wsp:val=&quot;004D5786&quot;/&gt;&lt;wsp:rsid wsp:val=&quot;004D7A00&quot;/&gt;&lt;wsp:rsid wsp:val=&quot;004E5108&quot;/&gt;&lt;wsp:rsid wsp:val=&quot;004E5620&quot;/&gt;&lt;wsp:rsid wsp:val=&quot;004F116E&quot;/&gt;&lt;wsp:rsid wsp:val=&quot;004F37A3&quot;/&gt;&lt;wsp:rsid wsp:val=&quot;004F39A6&quot;/&gt;&lt;wsp:rsid wsp:val=&quot;004F5B62&quot;/&gt;&lt;wsp:rsid wsp:val=&quot;004F6723&quot;/&gt;&lt;wsp:rsid wsp:val=&quot;0050286A&quot;/&gt;&lt;wsp:rsid wsp:val=&quot;005054E7&quot;/&gt;&lt;wsp:rsid wsp:val=&quot;00511CB1&quot;/&gt;&lt;wsp:rsid wsp:val=&quot;00513766&quot;/&gt;&lt;wsp:rsid wsp:val=&quot;005139C7&quot;/&gt;&lt;wsp:rsid wsp:val=&quot;00514753&quot;/&gt;&lt;wsp:rsid wsp:val=&quot;00515E96&quot;/&gt;&lt;wsp:rsid wsp:val=&quot;00517B35&quot;/&gt;&lt;wsp:rsid wsp:val=&quot;005222D2&quot;/&gt;&lt;wsp:rsid wsp:val=&quot;00523EAE&quot;/&gt;&lt;wsp:rsid wsp:val=&quot;005250B7&quot;/&gt;&lt;wsp:rsid wsp:val=&quot;00527D09&quot;/&gt;&lt;wsp:rsid wsp:val=&quot;00530527&quot;/&gt;&lt;wsp:rsid wsp:val=&quot;00531660&quot;/&gt;&lt;wsp:rsid wsp:val=&quot;00532BDA&quot;/&gt;&lt;wsp:rsid wsp:val=&quot;005359C2&quot;/&gt;&lt;wsp:rsid wsp:val=&quot;005371DD&quot;/&gt;&lt;wsp:rsid wsp:val=&quot;005446DE&quot;/&gt;&lt;wsp:rsid wsp:val=&quot;00544FE1&quot;/&gt;&lt;wsp:rsid wsp:val=&quot;005471E2&quot;/&gt;&lt;wsp:rsid wsp:val=&quot;00551D1D&quot;/&gt;&lt;wsp:rsid wsp:val=&quot;00553473&quot;/&gt;&lt;wsp:rsid wsp:val=&quot;0055369D&quot;/&gt;&lt;wsp:rsid wsp:val=&quot;00553B0B&quot;/&gt;&lt;wsp:rsid wsp:val=&quot;005617F5&quot;/&gt;&lt;wsp:rsid wsp:val=&quot;00564770&quot;/&gt;&lt;wsp:rsid wsp:val=&quot;005757AC&quot;/&gt;&lt;wsp:rsid wsp:val=&quot;00577496&quot;/&gt;&lt;wsp:rsid wsp:val=&quot;00580706&quot;/&gt;&lt;wsp:rsid wsp:val=&quot;00580726&quot;/&gt;&lt;wsp:rsid wsp:val=&quot;00583E13&quot;/&gt;&lt;wsp:rsid wsp:val=&quot;00585963&quot;/&gt;&lt;wsp:rsid wsp:val=&quot;00586359&quot;/&gt;&lt;wsp:rsid wsp:val=&quot;005931A6&quot;/&gt;&lt;wsp:rsid wsp:val=&quot;005939F8&quot;/&gt;&lt;wsp:rsid wsp:val=&quot;005A2603&quot;/&gt;&lt;wsp:rsid wsp:val=&quot;005A4B99&quot;/&gt;&lt;wsp:rsid wsp:val=&quot;005A51BE&quot;/&gt;&lt;wsp:rsid wsp:val=&quot;005A63B7&quot;/&gt;&lt;wsp:rsid wsp:val=&quot;005B1095&quot;/&gt;&lt;wsp:rsid wsp:val=&quot;005B5375&quot;/&gt;&lt;wsp:rsid wsp:val=&quot;005B7CD5&quot;/&gt;&lt;wsp:rsid wsp:val=&quot;005C3A4E&quot;/&gt;&lt;wsp:rsid wsp:val=&quot;005D7FB8&quot;/&gt;&lt;wsp:rsid wsp:val=&quot;005E1C4F&quot;/&gt;&lt;wsp:rsid wsp:val=&quot;005E1EAE&quot;/&gt;&lt;wsp:rsid wsp:val=&quot;005E57E9&quot;/&gt;&lt;wsp:rsid wsp:val=&quot;005E5E47&quot;/&gt;&lt;wsp:rsid wsp:val=&quot;005F23DD&quot;/&gt;&lt;wsp:rsid wsp:val=&quot;0060286C&quot;/&gt;&lt;wsp:rsid wsp:val=&quot;00604616&quot;/&gt;&lt;wsp:rsid wsp:val=&quot;006052C6&quot;/&gt;&lt;wsp:rsid wsp:val=&quot;00606EDF&quot;/&gt;&lt;wsp:rsid wsp:val=&quot;00612EDB&quot;/&gt;&lt;wsp:rsid wsp:val=&quot;00630907&quot;/&gt;&lt;wsp:rsid wsp:val=&quot;00632D0C&quot;/&gt;&lt;wsp:rsid wsp:val=&quot;0063586C&quot;/&gt;&lt;wsp:rsid wsp:val=&quot;00635AFA&quot;/&gt;&lt;wsp:rsid wsp:val=&quot;0064201B&quot;/&gt;&lt;wsp:rsid wsp:val=&quot;00646161&quot;/&gt;&lt;wsp:rsid wsp:val=&quot;00650E04&quot;/&gt;&lt;wsp:rsid wsp:val=&quot;006525FE&quot;/&gt;&lt;wsp:rsid wsp:val=&quot;0065392A&quot;/&gt;&lt;wsp:rsid wsp:val=&quot;0066632E&quot;/&gt;&lt;wsp:rsid wsp:val=&quot;00680586&quot;/&gt;&lt;wsp:rsid wsp:val=&quot;0068402B&quot;/&gt;&lt;wsp:rsid wsp:val=&quot;006875D3&quot;/&gt;&lt;wsp:rsid wsp:val=&quot;006900C4&quot;/&gt;&lt;wsp:rsid wsp:val=&quot;0069148A&quot;/&gt;&lt;wsp:rsid wsp:val=&quot;00691F45&quot;/&gt;&lt;wsp:rsid wsp:val=&quot;00695106&quot;/&gt;&lt;wsp:rsid wsp:val=&quot;006958DC&quot;/&gt;&lt;wsp:rsid wsp:val=&quot;00697B24&quot;/&gt;&lt;wsp:rsid wsp:val=&quot;006A1074&quot;/&gt;&lt;wsp:rsid wsp:val=&quot;006A2375&quot;/&gt;&lt;wsp:rsid wsp:val=&quot;006A6FF6&quot;/&gt;&lt;wsp:rsid wsp:val=&quot;006B1857&quot;/&gt;&lt;wsp:rsid wsp:val=&quot;006B625F&quot;/&gt;&lt;wsp:rsid wsp:val=&quot;006C082C&quot;/&gt;&lt;wsp:rsid wsp:val=&quot;006C30E3&quot;/&gt;&lt;wsp:rsid wsp:val=&quot;006C6D53&quot;/&gt;&lt;wsp:rsid wsp:val=&quot;006D2249&quot;/&gt;&lt;wsp:rsid wsp:val=&quot;006D5029&quot;/&gt;&lt;wsp:rsid wsp:val=&quot;006E2F19&quot;/&gt;&lt;wsp:rsid wsp:val=&quot;006F0949&quot;/&gt;&lt;wsp:rsid wsp:val=&quot;006F1962&quot;/&gt;&lt;wsp:rsid wsp:val=&quot;006F29AB&quot;/&gt;&lt;wsp:rsid wsp:val=&quot;006F6B5C&quot;/&gt;&lt;wsp:rsid wsp:val=&quot;00701E10&quot;/&gt;&lt;wsp:rsid wsp:val=&quot;00703EE6&quot;/&gt;&lt;wsp:rsid wsp:val=&quot;00706313&quot;/&gt;&lt;wsp:rsid wsp:val=&quot;00706F70&quot;/&gt;&lt;wsp:rsid wsp:val=&quot;00707ADC&quot;/&gt;&lt;wsp:rsid wsp:val=&quot;007104D3&quot;/&gt;&lt;wsp:rsid wsp:val=&quot;00712477&quot;/&gt;&lt;wsp:rsid wsp:val=&quot;007130BF&quot;/&gt;&lt;wsp:rsid wsp:val=&quot;0071433E&quot;/&gt;&lt;wsp:rsid wsp:val=&quot;00715571&quot;/&gt;&lt;wsp:rsid wsp:val=&quot;0072256D&quot;/&gt;&lt;wsp:rsid wsp:val=&quot;007230D9&quot;/&gt;&lt;wsp:rsid wsp:val=&quot;00724422&quot;/&gt;&lt;wsp:rsid wsp:val=&quot;007258C4&quot;/&gt;&lt;wsp:rsid wsp:val=&quot;00725D16&quot;/&gt;&lt;wsp:rsid wsp:val=&quot;0073727A&quot;/&gt;&lt;wsp:rsid wsp:val=&quot;00742335&quot;/&gt;&lt;wsp:rsid wsp:val=&quot;00744AE5&quot;/&gt;&lt;wsp:rsid wsp:val=&quot;007470F5&quot;/&gt;&lt;wsp:rsid wsp:val=&quot;00754044&quot;/&gt;&lt;wsp:rsid wsp:val=&quot;007548FB&quot;/&gt;&lt;wsp:rsid wsp:val=&quot;00755E54&quot;/&gt;&lt;wsp:rsid wsp:val=&quot;00760F3A&quot;/&gt;&lt;wsp:rsid wsp:val=&quot;00761816&quot;/&gt;&lt;wsp:rsid wsp:val=&quot;00770C5E&quot;/&gt;&lt;wsp:rsid wsp:val=&quot;00772A01&quot;/&gt;&lt;wsp:rsid wsp:val=&quot;00780A01&quot;/&gt;&lt;wsp:rsid wsp:val=&quot;00780B29&quot;/&gt;&lt;wsp:rsid wsp:val=&quot;00782123&quot;/&gt;&lt;wsp:rsid wsp:val=&quot;007828F7&quot;/&gt;&lt;wsp:rsid wsp:val=&quot;007905B7&quot;/&gt;&lt;wsp:rsid wsp:val=&quot;0079282B&quot;/&gt;&lt;wsp:rsid wsp:val=&quot;007958A5&quot;/&gt;&lt;wsp:rsid wsp:val=&quot;007A0BE2&quot;/&gt;&lt;wsp:rsid wsp:val=&quot;007A481B&quot;/&gt;&lt;wsp:rsid wsp:val=&quot;007A507C&quot;/&gt;&lt;wsp:rsid wsp:val=&quot;007A5341&quot;/&gt;&lt;wsp:rsid wsp:val=&quot;007A5778&quot;/&gt;&lt;wsp:rsid wsp:val=&quot;007A59C3&quot;/&gt;&lt;wsp:rsid wsp:val=&quot;007A5C9F&quot;/&gt;&lt;wsp:rsid wsp:val=&quot;007B12B0&quot;/&gt;&lt;wsp:rsid wsp:val=&quot;007B2893&quot;/&gt;&lt;wsp:rsid wsp:val=&quot;007B4527&quot;/&gt;&lt;wsp:rsid wsp:val=&quot;007B709B&quot;/&gt;&lt;wsp:rsid wsp:val=&quot;007B71AA&quot;/&gt;&lt;wsp:rsid wsp:val=&quot;007C0E20&quot;/&gt;&lt;wsp:rsid wsp:val=&quot;007C529D&quot;/&gt;&lt;wsp:rsid wsp:val=&quot;007D0301&quot;/&gt;&lt;wsp:rsid wsp:val=&quot;007D6325&quot;/&gt;&lt;wsp:rsid wsp:val=&quot;007E03F8&quot;/&gt;&lt;wsp:rsid wsp:val=&quot;007E066E&quot;/&gt;&lt;wsp:rsid wsp:val=&quot;007E10B9&quot;/&gt;&lt;wsp:rsid wsp:val=&quot;007E4984&quot;/&gt;&lt;wsp:rsid wsp:val=&quot;007F197C&quot;/&gt;&lt;wsp:rsid wsp:val=&quot;007F2F47&quot;/&gt;&lt;wsp:rsid wsp:val=&quot;007F6E04&quot;/&gt;&lt;wsp:rsid wsp:val=&quot;007F6F0E&quot;/&gt;&lt;wsp:rsid wsp:val=&quot;00802650&quot;/&gt;&lt;wsp:rsid wsp:val=&quot;008037E2&quot;/&gt;&lt;wsp:rsid wsp:val=&quot;008041E1&quot;/&gt;&lt;wsp:rsid wsp:val=&quot;00804903&quot;/&gt;&lt;wsp:rsid wsp:val=&quot;00805E07&quot;/&gt;&lt;wsp:rsid wsp:val=&quot;00806BC8&quot;/&gt;&lt;wsp:rsid wsp:val=&quot;00810470&quot;/&gt;&lt;wsp:rsid wsp:val=&quot;0081055D&quot;/&gt;&lt;wsp:rsid wsp:val=&quot;00812E81&quot;/&gt;&lt;wsp:rsid wsp:val=&quot;00815C16&quot;/&gt;&lt;wsp:rsid wsp:val=&quot;008168E3&quot;/&gt;&lt;wsp:rsid wsp:val=&quot;00820E69&quot;/&gt;&lt;wsp:rsid wsp:val=&quot;00823244&quot;/&gt;&lt;wsp:rsid wsp:val=&quot;008232B7&quot;/&gt;&lt;wsp:rsid wsp:val=&quot;008349A3&quot;/&gt;&lt;wsp:rsid wsp:val=&quot;00834CB1&quot;/&gt;&lt;wsp:rsid wsp:val=&quot;00841327&quot;/&gt;&lt;wsp:rsid wsp:val=&quot;00844E3F&quot;/&gt;&lt;wsp:rsid wsp:val=&quot;00845B07&quot;/&gt;&lt;wsp:rsid wsp:val=&quot;00845C29&quot;/&gt;&lt;wsp:rsid wsp:val=&quot;00845D30&quot;/&gt;&lt;wsp:rsid wsp:val=&quot;0084758E&quot;/&gt;&lt;wsp:rsid wsp:val=&quot;00856DED&quot;/&gt;&lt;wsp:rsid wsp:val=&quot;00860C39&quot;/&gt;&lt;wsp:rsid wsp:val=&quot;00861894&quot;/&gt;&lt;wsp:rsid wsp:val=&quot;00861C8F&quot;/&gt;&lt;wsp:rsid wsp:val=&quot;00862EFB&quot;/&gt;&lt;wsp:rsid wsp:val=&quot;00864594&quot;/&gt;&lt;wsp:rsid wsp:val=&quot;008667C1&quot;/&gt;&lt;wsp:rsid wsp:val=&quot;008749EE&quot;/&gt;&lt;wsp:rsid wsp:val=&quot;00880289&quot;/&gt;&lt;wsp:rsid wsp:val=&quot;008812EB&quot;/&gt;&lt;wsp:rsid wsp:val=&quot;00883343&quot;/&gt;&lt;wsp:rsid wsp:val=&quot;008838EE&quot;/&gt;&lt;wsp:rsid wsp:val=&quot;00883A47&quot;/&gt;&lt;wsp:rsid wsp:val=&quot;00884A90&quot;/&gt;&lt;wsp:rsid wsp:val=&quot;00887763&quot;/&gt;&lt;wsp:rsid wsp:val=&quot;008915A5&quot;/&gt;&lt;wsp:rsid wsp:val=&quot;008935D2&quot;/&gt;&lt;wsp:rsid wsp:val=&quot;00896381&quot;/&gt;&lt;wsp:rsid wsp:val=&quot;008965DF&quot;/&gt;&lt;wsp:rsid wsp:val=&quot;008A24CA&quot;/&gt;&lt;wsp:rsid wsp:val=&quot;008A2DF4&quot;/&gt;&lt;wsp:rsid wsp:val=&quot;008A449B&quot;/&gt;&lt;wsp:rsid wsp:val=&quot;008A62CD&quot;/&gt;&lt;wsp:rsid wsp:val=&quot;008A6CE2&quot;/&gt;&lt;wsp:rsid wsp:val=&quot;008B173B&quot;/&gt;&lt;wsp:rsid wsp:val=&quot;008B753A&quot;/&gt;&lt;wsp:rsid wsp:val=&quot;008B7809&quot;/&gt;&lt;wsp:rsid wsp:val=&quot;008D3324&quot;/&gt;&lt;wsp:rsid wsp:val=&quot;008D6FB1&quot;/&gt;&lt;wsp:rsid wsp:val=&quot;008E3226&quot;/&gt;&lt;wsp:rsid wsp:val=&quot;008E7A14&quot;/&gt;&lt;wsp:rsid wsp:val=&quot;008F2DD3&quot;/&gt;&lt;wsp:rsid wsp:val=&quot;008F5060&quot;/&gt;&lt;wsp:rsid wsp:val=&quot;009019F0&quot;/&gt;&lt;wsp:rsid wsp:val=&quot;00905D17&quot;/&gt;&lt;wsp:rsid wsp:val=&quot;009101B2&quot;/&gt;&lt;wsp:rsid wsp:val=&quot;00910FE8&quot;/&gt;&lt;wsp:rsid wsp:val=&quot;0091352E&quot;/&gt;&lt;wsp:rsid wsp:val=&quot;00923904&quot;/&gt;&lt;wsp:rsid wsp:val=&quot;009247CE&quot;/&gt;&lt;wsp:rsid wsp:val=&quot;00924ABE&quot;/&gt;&lt;wsp:rsid wsp:val=&quot;00925E6D&quot;/&gt;&lt;wsp:rsid wsp:val=&quot;00930565&quot;/&gt;&lt;wsp:rsid wsp:val=&quot;00931B14&quot;/&gt;&lt;wsp:rsid wsp:val=&quot;00934260&quot;/&gt;&lt;wsp:rsid wsp:val=&quot;00940AF8&quot;/&gt;&lt;wsp:rsid wsp:val=&quot;00947BC2&quot;/&gt;&lt;wsp:rsid wsp:val=&quot;00947F45&quot;/&gt;&lt;wsp:rsid wsp:val=&quot;00950E94&quot;/&gt;&lt;wsp:rsid wsp:val=&quot;00953AA9&quot;/&gt;&lt;wsp:rsid wsp:val=&quot;00964599&quot;/&gt;&lt;wsp:rsid wsp:val=&quot;00967618&quot;/&gt;&lt;wsp:rsid wsp:val=&quot;00973B24&quot;/&gt;&lt;wsp:rsid wsp:val=&quot;00974020&quot;/&gt;&lt;wsp:rsid wsp:val=&quot;00977E46&quot;/&gt;&lt;wsp:rsid wsp:val=&quot;009819C9&quot;/&gt;&lt;wsp:rsid wsp:val=&quot;00995338&quot;/&gt;&lt;wsp:rsid wsp:val=&quot;0099574D&quot;/&gt;&lt;wsp:rsid wsp:val=&quot;009A4C95&quot;/&gt;&lt;wsp:rsid wsp:val=&quot;009A5AF1&quot;/&gt;&lt;wsp:rsid wsp:val=&quot;009A6732&quot;/&gt;&lt;wsp:rsid wsp:val=&quot;009A751F&quot;/&gt;&lt;wsp:rsid wsp:val=&quot;009A78DC&quot;/&gt;&lt;wsp:rsid wsp:val=&quot;009A7F50&quot;/&gt;&lt;wsp:rsid wsp:val=&quot;009B0424&quot;/&gt;&lt;wsp:rsid wsp:val=&quot;009B341D&quot;/&gt;&lt;wsp:rsid wsp:val=&quot;009B706E&quot;/&gt;&lt;wsp:rsid wsp:val=&quot;009B709E&quot;/&gt;&lt;wsp:rsid wsp:val=&quot;009C1365&quot;/&gt;&lt;wsp:rsid wsp:val=&quot;009C2AEF&quot;/&gt;&lt;wsp:rsid wsp:val=&quot;009C77A3&quot;/&gt;&lt;wsp:rsid wsp:val=&quot;009D3BF5&quot;/&gt;&lt;wsp:rsid wsp:val=&quot;009D426C&quot;/&gt;&lt;wsp:rsid wsp:val=&quot;009D72B6&quot;/&gt;&lt;wsp:rsid wsp:val=&quot;009D7CB7&quot;/&gt;&lt;wsp:rsid wsp:val=&quot;009E1099&quot;/&gt;&lt;wsp:rsid wsp:val=&quot;009E1EFC&quot;/&gt;&lt;wsp:rsid wsp:val=&quot;009F00A9&quot;/&gt;&lt;wsp:rsid wsp:val=&quot;009F74ED&quot;/&gt;&lt;wsp:rsid wsp:val=&quot;00A01007&quot;/&gt;&lt;wsp:rsid wsp:val=&quot;00A0162E&quot;/&gt;&lt;wsp:rsid wsp:val=&quot;00A01A7A&quot;/&gt;&lt;wsp:rsid wsp:val=&quot;00A01B55&quot;/&gt;&lt;wsp:rsid wsp:val=&quot;00A03BA2&quot;/&gt;&lt;wsp:rsid wsp:val=&quot;00A12D71&quot;/&gt;&lt;wsp:rsid wsp:val=&quot;00A13A2E&quot;/&gt;&lt;wsp:rsid wsp:val=&quot;00A1525F&quot;/&gt;&lt;wsp:rsid wsp:val=&quot;00A21351&quot;/&gt;&lt;wsp:rsid wsp:val=&quot;00A230C1&quot;/&gt;&lt;wsp:rsid wsp:val=&quot;00A24C63&quot;/&gt;&lt;wsp:rsid wsp:val=&quot;00A27C44&quot;/&gt;&lt;wsp:rsid wsp:val=&quot;00A30D8A&quot;/&gt;&lt;wsp:rsid wsp:val=&quot;00A31E74&quot;/&gt;&lt;wsp:rsid wsp:val=&quot;00A37021&quot;/&gt;&lt;wsp:rsid wsp:val=&quot;00A41CB8&quot;/&gt;&lt;wsp:rsid wsp:val=&quot;00A4225C&quot;/&gt;&lt;wsp:rsid wsp:val=&quot;00A44A80&quot;/&gt;&lt;wsp:rsid wsp:val=&quot;00A452AF&quot;/&gt;&lt;wsp:rsid wsp:val=&quot;00A50130&quot;/&gt;&lt;wsp:rsid wsp:val=&quot;00A51F38&quot;/&gt;&lt;wsp:rsid wsp:val=&quot;00A543CD&quot;/&gt;&lt;wsp:rsid wsp:val=&quot;00A567B9&quot;/&gt;&lt;wsp:rsid wsp:val=&quot;00A620D9&quot;/&gt;&lt;wsp:rsid wsp:val=&quot;00A64FDF&quot;/&gt;&lt;wsp:rsid wsp:val=&quot;00A6501F&quot;/&gt;&lt;wsp:rsid wsp:val=&quot;00A70994&quot;/&gt;&lt;wsp:rsid wsp:val=&quot;00A74598&quot;/&gt;&lt;wsp:rsid wsp:val=&quot;00A81F82&quot;/&gt;&lt;wsp:rsid wsp:val=&quot;00A91675&quot;/&gt;&lt;wsp:rsid wsp:val=&quot;00A91821&quot;/&gt;&lt;wsp:rsid wsp:val=&quot;00A932BB&quot;/&gt;&lt;wsp:rsid wsp:val=&quot;00A971FA&quot;/&gt;&lt;wsp:rsid wsp:val=&quot;00A97AC2&quot;/&gt;&lt;wsp:rsid wsp:val=&quot;00A97E0B&quot;/&gt;&lt;wsp:rsid wsp:val=&quot;00AA17E5&quot;/&gt;&lt;wsp:rsid wsp:val=&quot;00AA301A&quot;/&gt;&lt;wsp:rsid wsp:val=&quot;00AB0438&quot;/&gt;&lt;wsp:rsid wsp:val=&quot;00AB1D42&quot;/&gt;&lt;wsp:rsid wsp:val=&quot;00AB250C&quot;/&gt;&lt;wsp:rsid wsp:val=&quot;00AB5D15&quot;/&gt;&lt;wsp:rsid wsp:val=&quot;00AB7B42&quot;/&gt;&lt;wsp:rsid wsp:val=&quot;00AC10E9&quot;/&gt;&lt;wsp:rsid wsp:val=&quot;00AC4C16&quot;/&gt;&lt;wsp:rsid wsp:val=&quot;00AC7364&quot;/&gt;&lt;wsp:rsid wsp:val=&quot;00AD4F39&quot;/&gt;&lt;wsp:rsid wsp:val=&quot;00AD62D0&quot;/&gt;&lt;wsp:rsid wsp:val=&quot;00AD6EB3&quot;/&gt;&lt;wsp:rsid wsp:val=&quot;00AE2809&quot;/&gt;&lt;wsp:rsid wsp:val=&quot;00AE3CEE&quot;/&gt;&lt;wsp:rsid wsp:val=&quot;00AF05DD&quot;/&gt;&lt;wsp:rsid wsp:val=&quot;00AF45A0&quot;/&gt;&lt;wsp:rsid wsp:val=&quot;00AF489C&quot;/&gt;&lt;wsp:rsid wsp:val=&quot;00B03699&quot;/&gt;&lt;wsp:rsid wsp:val=&quot;00B03CBD&quot;/&gt;&lt;wsp:rsid wsp:val=&quot;00B1259E&quot;/&gt;&lt;wsp:rsid wsp:val=&quot;00B23FBB&quot;/&gt;&lt;wsp:rsid wsp:val=&quot;00B24A02&quot;/&gt;&lt;wsp:rsid wsp:val=&quot;00B2696A&quot;/&gt;&lt;wsp:rsid wsp:val=&quot;00B26E24&quot;/&gt;&lt;wsp:rsid wsp:val=&quot;00B319BE&quot;/&gt;&lt;wsp:rsid wsp:val=&quot;00B366A7&quot;/&gt;&lt;wsp:rsid wsp:val=&quot;00B40B6C&quot;/&gt;&lt;wsp:rsid wsp:val=&quot;00B43066&quot;/&gt;&lt;wsp:rsid wsp:val=&quot;00B45C44&quot;/&gt;&lt;wsp:rsid wsp:val=&quot;00B47CFB&quot;/&gt;&lt;wsp:rsid wsp:val=&quot;00B51C48&quot;/&gt;&lt;wsp:rsid wsp:val=&quot;00B530E5&quot;/&gt;&lt;wsp:rsid wsp:val=&quot;00B604B6&quot;/&gt;&lt;wsp:rsid wsp:val=&quot;00B6663F&quot;/&gt;&lt;wsp:rsid wsp:val=&quot;00B673EC&quot;/&gt;&lt;wsp:rsid wsp:val=&quot;00B72F83&quot;/&gt;&lt;wsp:rsid wsp:val=&quot;00B732C8&quot;/&gt;&lt;wsp:rsid wsp:val=&quot;00B7549A&quot;/&gt;&lt;wsp:rsid wsp:val=&quot;00B76EB0&quot;/&gt;&lt;wsp:rsid wsp:val=&quot;00B8038D&quot;/&gt;&lt;wsp:rsid wsp:val=&quot;00B80632&quot;/&gt;&lt;wsp:rsid wsp:val=&quot;00B81470&quot;/&gt;&lt;wsp:rsid wsp:val=&quot;00B83807&quot;/&gt;&lt;wsp:rsid wsp:val=&quot;00BA2602&quot;/&gt;&lt;wsp:rsid wsp:val=&quot;00BA3846&quot;/&gt;&lt;wsp:rsid wsp:val=&quot;00BA38A8&quot;/&gt;&lt;wsp:rsid wsp:val=&quot;00BA3A97&quot;/&gt;&lt;wsp:rsid wsp:val=&quot;00BA5DA6&quot;/&gt;&lt;wsp:rsid wsp:val=&quot;00BA78D0&quot;/&gt;&lt;wsp:rsid wsp:val=&quot;00BB2E8A&quot;/&gt;&lt;wsp:rsid wsp:val=&quot;00BB6150&quot;/&gt;&lt;wsp:rsid wsp:val=&quot;00BB6494&quot;/&gt;&lt;wsp:rsid wsp:val=&quot;00BD5104&quot;/&gt;&lt;wsp:rsid wsp:val=&quot;00BE33AF&quot;/&gt;&lt;wsp:rsid wsp:val=&quot;00BE42EF&quot;/&gt;&lt;wsp:rsid wsp:val=&quot;00BE7FCF&quot;/&gt;&lt;wsp:rsid wsp:val=&quot;00C03D75&quot;/&gt;&lt;wsp:rsid wsp:val=&quot;00C05AF1&quot;/&gt;&lt;wsp:rsid wsp:val=&quot;00C11CFA&quot;/&gt;&lt;wsp:rsid wsp:val=&quot;00C229A7&quot;/&gt;&lt;wsp:rsid wsp:val=&quot;00C22CB1&quot;/&gt;&lt;wsp:rsid wsp:val=&quot;00C25828&quot;/&gt;&lt;wsp:rsid wsp:val=&quot;00C264E3&quot;/&gt;&lt;wsp:rsid wsp:val=&quot;00C30333&quot;/&gt;&lt;wsp:rsid wsp:val=&quot;00C35E7E&quot;/&gt;&lt;wsp:rsid wsp:val=&quot;00C36D7E&quot;/&gt;&lt;wsp:rsid wsp:val=&quot;00C37600&quot;/&gt;&lt;wsp:rsid wsp:val=&quot;00C41D16&quot;/&gt;&lt;wsp:rsid wsp:val=&quot;00C458EA&quot;/&gt;&lt;wsp:rsid wsp:val=&quot;00C46202&quot;/&gt;&lt;wsp:rsid wsp:val=&quot;00C476FF&quot;/&gt;&lt;wsp:rsid wsp:val=&quot;00C512E5&quot;/&gt;&lt;wsp:rsid wsp:val=&quot;00C52E90&quot;/&gt;&lt;wsp:rsid wsp:val=&quot;00C534D2&quot;/&gt;&lt;wsp:rsid wsp:val=&quot;00C60C8D&quot;/&gt;&lt;wsp:rsid wsp:val=&quot;00C6587A&quot;/&gt;&lt;wsp:rsid wsp:val=&quot;00C725B2&quot;/&gt;&lt;wsp:rsid wsp:val=&quot;00C73FF7&quot;/&gt;&lt;wsp:rsid wsp:val=&quot;00C75249&quot;/&gt;&lt;wsp:rsid wsp:val=&quot;00C75F31&quot;/&gt;&lt;wsp:rsid wsp:val=&quot;00C76263&quot;/&gt;&lt;wsp:rsid wsp:val=&quot;00C76A89&quot;/&gt;&lt;wsp:rsid wsp:val=&quot;00C77014&quot;/&gt;&lt;wsp:rsid wsp:val=&quot;00C80125&quot;/&gt;&lt;wsp:rsid wsp:val=&quot;00C85C43&quot;/&gt;&lt;wsp:rsid wsp:val=&quot;00C94E0E&quot;/&gt;&lt;wsp:rsid wsp:val=&quot;00C95C5A&quot;/&gt;&lt;wsp:rsid wsp:val=&quot;00C97542&quot;/&gt;&lt;wsp:rsid wsp:val=&quot;00CA0E6F&quot;/&gt;&lt;wsp:rsid wsp:val=&quot;00CA2A1C&quot;/&gt;&lt;wsp:rsid wsp:val=&quot;00CA2EB7&quot;/&gt;&lt;wsp:rsid wsp:val=&quot;00CA6AF7&quot;/&gt;&lt;wsp:rsid wsp:val=&quot;00CA6BFC&quot;/&gt;&lt;wsp:rsid wsp:val=&quot;00CB6270&quot;/&gt;&lt;wsp:rsid wsp:val=&quot;00CB7602&quot;/&gt;&lt;wsp:rsid wsp:val=&quot;00CC5A4B&quot;/&gt;&lt;wsp:rsid wsp:val=&quot;00CC6346&quot;/&gt;&lt;wsp:rsid wsp:val=&quot;00CD385C&quot;/&gt;&lt;wsp:rsid wsp:val=&quot;00CE0C22&quot;/&gt;&lt;wsp:rsid wsp:val=&quot;00CE5545&quot;/&gt;&lt;wsp:rsid wsp:val=&quot;00CE5C1A&quot;/&gt;&lt;wsp:rsid wsp:val=&quot;00CE64FE&quot;/&gt;&lt;wsp:rsid wsp:val=&quot;00CF1E2C&quot;/&gt;&lt;wsp:rsid wsp:val=&quot;00CF5D05&quot;/&gt;&lt;wsp:rsid wsp:val=&quot;00D03D63&quot;/&gt;&lt;wsp:rsid wsp:val=&quot;00D0452D&quot;/&gt;&lt;wsp:rsid wsp:val=&quot;00D074F2&quot;/&gt;&lt;wsp:rsid wsp:val=&quot;00D13700&quot;/&gt;&lt;wsp:rsid wsp:val=&quot;00D15590&quot;/&gt;&lt;wsp:rsid wsp:val=&quot;00D15C1B&quot;/&gt;&lt;wsp:rsid wsp:val=&quot;00D162E5&quot;/&gt;&lt;wsp:rsid wsp:val=&quot;00D16F83&quot;/&gt;&lt;wsp:rsid wsp:val=&quot;00D17886&quot;/&gt;&lt;wsp:rsid wsp:val=&quot;00D25806&quot;/&gt;&lt;wsp:rsid wsp:val=&quot;00D25AFC&quot;/&gt;&lt;wsp:rsid wsp:val=&quot;00D30A1C&quot;/&gt;&lt;wsp:rsid wsp:val=&quot;00D333A3&quot;/&gt;&lt;wsp:rsid wsp:val=&quot;00D33F8D&quot;/&gt;&lt;wsp:rsid wsp:val=&quot;00D34287&quot;/&gt;&lt;wsp:rsid wsp:val=&quot;00D34288&quot;/&gt;&lt;wsp:rsid wsp:val=&quot;00D35652&quot;/&gt;&lt;wsp:rsid wsp:val=&quot;00D46528&quot;/&gt;&lt;wsp:rsid wsp:val=&quot;00D50CD9&quot;/&gt;&lt;wsp:rsid wsp:val=&quot;00D50F9B&quot;/&gt;&lt;wsp:rsid wsp:val=&quot;00D52AB5&quot;/&gt;&lt;wsp:rsid wsp:val=&quot;00D53115&quot;/&gt;&lt;wsp:rsid wsp:val=&quot;00D534E2&quot;/&gt;&lt;wsp:rsid wsp:val=&quot;00D53E1C&quot;/&gt;&lt;wsp:rsid wsp:val=&quot;00D55E4B&quot;/&gt;&lt;wsp:rsid wsp:val=&quot;00D6087D&quot;/&gt;&lt;wsp:rsid wsp:val=&quot;00D614BB&quot;/&gt;&lt;wsp:rsid wsp:val=&quot;00D631FB&quot;/&gt;&lt;wsp:rsid wsp:val=&quot;00D63418&quot;/&gt;&lt;wsp:rsid wsp:val=&quot;00D6503B&quot;/&gt;&lt;wsp:rsid wsp:val=&quot;00D66182&quot;/&gt;&lt;wsp:rsid wsp:val=&quot;00D6678A&quot;/&gt;&lt;wsp:rsid wsp:val=&quot;00D66E44&quot;/&gt;&lt;wsp:rsid wsp:val=&quot;00D67831&quot;/&gt;&lt;wsp:rsid wsp:val=&quot;00D7035A&quot;/&gt;&lt;wsp:rsid wsp:val=&quot;00D7340F&quot;/&gt;&lt;wsp:rsid wsp:val=&quot;00D73EDB&quot;/&gt;&lt;wsp:rsid wsp:val=&quot;00D760AD&quot;/&gt;&lt;wsp:rsid wsp:val=&quot;00D816E0&quot;/&gt;&lt;wsp:rsid wsp:val=&quot;00D857D8&quot;/&gt;&lt;wsp:rsid wsp:val=&quot;00D8614E&quot;/&gt;&lt;wsp:rsid wsp:val=&quot;00D87243&quot;/&gt;&lt;wsp:rsid wsp:val=&quot;00D972A8&quot;/&gt;&lt;wsp:rsid wsp:val=&quot;00D9737B&quot;/&gt;&lt;wsp:rsid wsp:val=&quot;00DA182A&quot;/&gt;&lt;wsp:rsid wsp:val=&quot;00DA4535&quot;/&gt;&lt;wsp:rsid wsp:val=&quot;00DA5231&quot;/&gt;&lt;wsp:rsid wsp:val=&quot;00DA5943&quot;/&gt;&lt;wsp:rsid wsp:val=&quot;00DB0CB1&quot;/&gt;&lt;wsp:rsid wsp:val=&quot;00DB12F4&quot;/&gt;&lt;wsp:rsid wsp:val=&quot;00DB3D26&quot;/&gt;&lt;wsp:rsid wsp:val=&quot;00DB3FD6&quot;/&gt;&lt;wsp:rsid wsp:val=&quot;00DB4BCE&quot;/&gt;&lt;wsp:rsid wsp:val=&quot;00DB5999&quot;/&gt;&lt;wsp:rsid wsp:val=&quot;00DB59E1&quot;/&gt;&lt;wsp:rsid wsp:val=&quot;00DC03C8&quot;/&gt;&lt;wsp:rsid wsp:val=&quot;00DC7108&quot;/&gt;&lt;wsp:rsid wsp:val=&quot;00DD002C&quot;/&gt;&lt;wsp:rsid wsp:val=&quot;00DD34B4&quot;/&gt;&lt;wsp:rsid wsp:val=&quot;00DD513A&quot;/&gt;&lt;wsp:rsid wsp:val=&quot;00DF14DD&quot;/&gt;&lt;wsp:rsid wsp:val=&quot;00DF1677&quot;/&gt;&lt;wsp:rsid wsp:val=&quot;00DF2C93&quot;/&gt;&lt;wsp:rsid wsp:val=&quot;00DF3239&quot;/&gt;&lt;wsp:rsid wsp:val=&quot;00DF64D3&quot;/&gt;&lt;wsp:rsid wsp:val=&quot;00DF6AE2&quot;/&gt;&lt;wsp:rsid wsp:val=&quot;00DF77DE&quot;/&gt;&lt;wsp:rsid wsp:val=&quot;00E00C08&quot;/&gt;&lt;wsp:rsid wsp:val=&quot;00E1591E&quot;/&gt;&lt;wsp:rsid wsp:val=&quot;00E17DD8&quot;/&gt;&lt;wsp:rsid wsp:val=&quot;00E2469A&quot;/&gt;&lt;wsp:rsid wsp:val=&quot;00E26980&quot;/&gt;&lt;wsp:rsid wsp:val=&quot;00E33D97&quot;/&gt;&lt;wsp:rsid wsp:val=&quot;00E41A34&quot;/&gt;&lt;wsp:rsid wsp:val=&quot;00E42765&quot;/&gt;&lt;wsp:rsid wsp:val=&quot;00E4443F&quot;/&gt;&lt;wsp:rsid wsp:val=&quot;00E46A0E&quot;/&gt;&lt;wsp:rsid wsp:val=&quot;00E52035&quot;/&gt;&lt;wsp:rsid wsp:val=&quot;00E57881&quot;/&gt;&lt;wsp:rsid wsp:val=&quot;00E6042E&quot;/&gt;&lt;wsp:rsid wsp:val=&quot;00E6101F&quot;/&gt;&lt;wsp:rsid wsp:val=&quot;00E72E66&quot;/&gt;&lt;wsp:rsid wsp:val=&quot;00E7391B&quot;/&gt;&lt;wsp:rsid wsp:val=&quot;00E75F20&quot;/&gt;&lt;wsp:rsid wsp:val=&quot;00E83556&quot;/&gt;&lt;wsp:rsid wsp:val=&quot;00E854D3&quot;/&gt;&lt;wsp:rsid wsp:val=&quot;00E909B0&quot;/&gt;&lt;wsp:rsid wsp:val=&quot;00E97DC7&quot;/&gt;&lt;wsp:rsid wsp:val=&quot;00EA19A7&quot;/&gt;&lt;wsp:rsid wsp:val=&quot;00EA44A6&quot;/&gt;&lt;wsp:rsid wsp:val=&quot;00EA4D62&quot;/&gt;&lt;wsp:rsid wsp:val=&quot;00EA7617&quot;/&gt;&lt;wsp:rsid wsp:val=&quot;00EC4AAB&quot;/&gt;&lt;wsp:rsid wsp:val=&quot;00EC559D&quot;/&gt;&lt;wsp:rsid wsp:val=&quot;00ED248D&quot;/&gt;&lt;wsp:rsid wsp:val=&quot;00EE47E7&quot;/&gt;&lt;wsp:rsid wsp:val=&quot;00EE6FAA&quot;/&gt;&lt;wsp:rsid wsp:val=&quot;00EE7F3E&quot;/&gt;&lt;wsp:rsid wsp:val=&quot;00EF388F&quot;/&gt;&lt;wsp:rsid wsp:val=&quot;00EF7882&quot;/&gt;&lt;wsp:rsid wsp:val=&quot;00F01C50&quot;/&gt;&lt;wsp:rsid wsp:val=&quot;00F02A5C&quot;/&gt;&lt;wsp:rsid wsp:val=&quot;00F07402&quot;/&gt;&lt;wsp:rsid wsp:val=&quot;00F13D39&quot;/&gt;&lt;wsp:rsid wsp:val=&quot;00F167B1&quot;/&gt;&lt;wsp:rsid wsp:val=&quot;00F20923&quot;/&gt;&lt;wsp:rsid wsp:val=&quot;00F23507&quot;/&gt;&lt;wsp:rsid wsp:val=&quot;00F25927&quot;/&gt;&lt;wsp:rsid wsp:val=&quot;00F2640C&quot;/&gt;&lt;wsp:rsid wsp:val=&quot;00F269C3&quot;/&gt;&lt;wsp:rsid wsp:val=&quot;00F3101F&quot;/&gt;&lt;wsp:rsid wsp:val=&quot;00F35A6B&quot;/&gt;&lt;wsp:rsid wsp:val=&quot;00F36B76&quot;/&gt;&lt;wsp:rsid wsp:val=&quot;00F41070&quot;/&gt;&lt;wsp:rsid wsp:val=&quot;00F4769C&quot;/&gt;&lt;wsp:rsid wsp:val=&quot;00F50712&quot;/&gt;&lt;wsp:rsid wsp:val=&quot;00F51000&quot;/&gt;&lt;wsp:rsid wsp:val=&quot;00F5103D&quot;/&gt;&lt;wsp:rsid wsp:val=&quot;00F52715&quot;/&gt;&lt;wsp:rsid wsp:val=&quot;00F528B9&quot;/&gt;&lt;wsp:rsid wsp:val=&quot;00F55B32&quot;/&gt;&lt;wsp:rsid wsp:val=&quot;00F574E2&quot;/&gt;&lt;wsp:rsid wsp:val=&quot;00F57865&quot;/&gt;&lt;wsp:rsid wsp:val=&quot;00F57AD3&quot;/&gt;&lt;wsp:rsid wsp:val=&quot;00F57DA6&quot;/&gt;&lt;wsp:rsid wsp:val=&quot;00F607B2&quot;/&gt;&lt;wsp:rsid wsp:val=&quot;00F64634&quot;/&gt;&lt;wsp:rsid wsp:val=&quot;00F70C73&quot;/&gt;&lt;wsp:rsid wsp:val=&quot;00F726E6&quot;/&gt;&lt;wsp:rsid wsp:val=&quot;00F80CB4&quot;/&gt;&lt;wsp:rsid wsp:val=&quot;00F87984&quot;/&gt;&lt;wsp:rsid wsp:val=&quot;00F906C7&quot;/&gt;&lt;wsp:rsid wsp:val=&quot;00F909D8&quot;/&gt;&lt;wsp:rsid wsp:val=&quot;00F93F14&quot;/&gt;&lt;wsp:rsid wsp:val=&quot;00FA16E7&quot;/&gt;&lt;wsp:rsid wsp:val=&quot;00FA41C4&quot;/&gt;&lt;wsp:rsid wsp:val=&quot;00FA5395&quot;/&gt;&lt;wsp:rsid wsp:val=&quot;00FA68E2&quot;/&gt;&lt;wsp:rsid wsp:val=&quot;00FA7F69&quot;/&gt;&lt;wsp:rsid wsp:val=&quot;00FB33A5&quot;/&gt;&lt;wsp:rsid wsp:val=&quot;00FC6EA0&quot;/&gt;&lt;wsp:rsid wsp:val=&quot;00FD0472&quot;/&gt;&lt;wsp:rsid wsp:val=&quot;00FD364E&quot;/&gt;&lt;wsp:rsid wsp:val=&quot;00FD7F98&quot;/&gt;&lt;wsp:rsid wsp:val=&quot;00FE75C6&quot;/&gt;&lt;wsp:rsid wsp:val=&quot;00FE75E7&quot;/&gt;&lt;wsp:rsid wsp:val=&quot;00FF4597&quot;/&gt;&lt;wsp:rsid wsp:val=&quot;00FF459A&quot;/&gt;&lt;wsp:rsid wsp:val=&quot;00FF50C9&quot;/&gt;&lt;wsp:rsid wsp:val=&quot;00FF6142&quot;/&gt;&lt;wsp:rsid wsp:val=&quot;00FF6CF6&quot;/&gt;&lt;wsp:rsid wsp:val=&quot;00FF7417&quot;/&gt;&lt;/wsp:rsids&gt;&lt;/w:docPr&gt;&lt;w:body&gt;&lt;wx:sect&gt;&lt;w:p wsp:rsidR=&quot;00000000&quot; wsp:rsidRDefault=&quot;0024608B&quot; wsp:rsidP=&quot;0024608B&quot;&gt;&lt;aml:annotation aml:id=&quot;0&quot; w:type=&quot;Word.Insertion&quot; aml:author=&quot;РРІР°РЅРѕРІ Рњ.Рђ.&quot; aml:createdate=&quot;2026-02-12T12:23:00Z&quot;&gt;&lt;aml:content&gt;&lt;m:oMathPara&gt;&lt;m:oMath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T&lt;/m:t&gt;&lt;/m:r&gt;&lt;m:r&gt;&lt;m:rPr&gt;&lt;m:sty m:val=&quot;p&quot;/&gt;&lt;/m:rPr&gt;&lt;w:rPr&gt;&lt;w:rFonts w:ascii=&quot;Cambria Math&quot; w:h-ansi=&quot;Cambria Math&quot;/&gt;&lt;wx:font wx:val=&quot;Cambria Math&quot;/&gt;&lt;w:vertAlign w:val=&quot;subscript&quot;/&gt;&lt;w:lang w:fareast=&quot;RU&quot;/&gt;&lt;/w:rPr&gt;&lt;m:t&gt;СЌРІР°Рє&lt;/m:t&gt;&lt;/m:r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=&lt;/m:t&gt;&lt;/m:r&gt;&lt;m:f&gt;&lt;m:fPr&gt;&lt;m:ctrl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РљРѕР»РёС‡РµСЃС‚РІРѕ СЌРІР°РєСѓРёСЂРѕРІР°РЅРЅС‹С… СЂР°РЅРµРЅС‹С…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РЎСѓРјРјР°СЂРЅРѕРµ РІСЂРµРјСЏ СЌРІР°РєСѓР°С†РёРё РІСЃРµС… СЂР°РЅРµРЅС‹С…&lt;/m:t&gt;&lt;/m:r&gt;&lt;/m:den&gt;&lt;/m:f&gt;&lt;/m:oMath&gt;&lt;/m:oMathPara&gt;&lt;/aml:content&gt;&lt;/aml:annotation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<v:imagedata r:id="rId8" o:title="" chromakey="white"/>
                    </v:shape>
                  </w:pict>
                </w:del>
              </m:r>
              <m:r>
                <w:del w:id="16" w:author="Иванов М.А." w:date="2026-02-12T12:38:00Z">
                  <m:rPr>
                    <m:sty m:val="p"/>
                  </m:rPr>
                  <w:rPr>
                    <w:rFonts w:ascii="Cambria Math" w:eastAsia="Calibri" w:hAnsi="Cambria Math"/>
                    <w:position w:val="-20"/>
                    <w:rPrChange w:id="17" w:author="Иванов М.А." w:date="2026-02-12T12:38:00Z">
                      <w:rPr>
                        <w:rFonts w:eastAsia="Calibri"/>
                        <w:position w:val="-20"/>
                      </w:rPr>
                    </w:rPrChange>
                  </w:rPr>
                  <m:t xml:space="preserve"> </m:t>
                </w:del>
              </m:r>
              <m:r>
                <w:del w:id="18" w:author="Иванов М.А." w:date="2026-02-12T12:38:00Z">
                  <m:rPr>
                    <m:sty m:val="p"/>
                  </m:rPr>
                  <w:rPr>
                    <w:rFonts w:ascii="Cambria Math" w:eastAsia="Calibri" w:hAnsi="Cambria Math"/>
                    <w:position w:val="-20"/>
                    <w:rPrChange w:id="19" w:author="Иванов М.А." w:date="2026-02-12T12:38:00Z">
                      <w:rPr>
                        <w:rFonts w:eastAsia="Calibri"/>
                        <w:position w:val="-20"/>
                      </w:rPr>
                    </w:rPrChange>
                  </w:rPr>
                  <w:fldChar w:fldCharType="separate"/>
                </w:del>
              </m:r>
              <m:r>
                <w:del w:id="20" w:author="Иванов М.А." w:date="2026-02-12T12:24:00Z">
                  <m:rPr>
                    <m:sty m:val="p"/>
                  </m:rPr>
                  <w:rPr>
                    <w:rFonts w:ascii="Cambria Math" w:hAnsi="Cambria Math"/>
                    <w:position w:val="-20"/>
                    <w:rPrChange w:id="21" w:author="Иванов М.А." w:date="2026-02-12T12:38:00Z">
                      <w:rPr>
                        <w:rFonts w:ascii="Cambria Math" w:hAnsi="Cambria Math"/>
                        <w:position w:val="-20"/>
                      </w:rPr>
                    </w:rPrChange>
                  </w:rPr>
                  <w:pict w14:anchorId="5074DA35">
                    <v:shape id="_x0000_i1033" type="#_x0000_t75" style="width:326.25pt;height:35.2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val=&quot;best-fit&quot; w:percent=&quot;110&quot;/&gt;&lt;w:doNotEmbedSystemFonts/&gt;&lt;w:revisionView w:markup=&quot;off&quot; w:comments=&quot;off&quot; w:ins-del=&quot;off&quot; w:formatting=&quot;off&quot; w:ink-annotations=&quot;off&quot;/&gt;&lt;w:defaultTabStop w:val=&quot;708&quot;/&gt;&lt;w:drawingGridHorizontalSpacing w:val=&quot;120&quot;/&gt;&lt;w:displayHorizontalDrawingGridEvery w:val=&quot;2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152F87&quot;/&gt;&lt;wsp:rsid wsp:val=&quot;00000BB1&quot;/&gt;&lt;wsp:rsid wsp:val=&quot;000054B1&quot;/&gt;&lt;wsp:rsid wsp:val=&quot;00006F55&quot;/&gt;&lt;wsp:rsid wsp:val=&quot;0001206A&quot;/&gt;&lt;wsp:rsid wsp:val=&quot;00014032&quot;/&gt;&lt;wsp:rsid wsp:val=&quot;00015FC6&quot;/&gt;&lt;wsp:rsid wsp:val=&quot;000228A0&quot;/&gt;&lt;wsp:rsid wsp:val=&quot;000266D4&quot;/&gt;&lt;wsp:rsid wsp:val=&quot;000277A6&quot;/&gt;&lt;wsp:rsid wsp:val=&quot;000279D8&quot;/&gt;&lt;wsp:rsid wsp:val=&quot;00030C3C&quot;/&gt;&lt;wsp:rsid wsp:val=&quot;00036358&quot;/&gt;&lt;wsp:rsid wsp:val=&quot;00036F1C&quot;/&gt;&lt;wsp:rsid wsp:val=&quot;0003736D&quot;/&gt;&lt;wsp:rsid wsp:val=&quot;00037988&quot;/&gt;&lt;wsp:rsid wsp:val=&quot;0004729A&quot;/&gt;&lt;wsp:rsid wsp:val=&quot;00047809&quot;/&gt;&lt;wsp:rsid wsp:val=&quot;000522BF&quot;/&gt;&lt;wsp:rsid wsp:val=&quot;00063FB9&quot;/&gt;&lt;wsp:rsid wsp:val=&quot;00065AB5&quot;/&gt;&lt;wsp:rsid wsp:val=&quot;0006655F&quot;/&gt;&lt;wsp:rsid wsp:val=&quot;00066D68&quot;/&gt;&lt;wsp:rsid wsp:val=&quot;00067CA2&quot;/&gt;&lt;wsp:rsid wsp:val=&quot;000724D7&quot;/&gt;&lt;wsp:rsid wsp:val=&quot;0008416D&quot;/&gt;&lt;wsp:rsid wsp:val=&quot;00086C61&quot;/&gt;&lt;wsp:rsid wsp:val=&quot;00087954&quot;/&gt;&lt;wsp:rsid wsp:val=&quot;000A04FF&quot;/&gt;&lt;wsp:rsid wsp:val=&quot;000A06DF&quot;/&gt;&lt;wsp:rsid wsp:val=&quot;000A29A5&quot;/&gt;&lt;wsp:rsid wsp:val=&quot;000A2EA9&quot;/&gt;&lt;wsp:rsid wsp:val=&quot;000A7422&quot;/&gt;&lt;wsp:rsid wsp:val=&quot;000B0B53&quot;/&gt;&lt;wsp:rsid wsp:val=&quot;000B1E4B&quot;/&gt;&lt;wsp:rsid wsp:val=&quot;000B3C85&quot;/&gt;&lt;wsp:rsid wsp:val=&quot;000B5955&quot;/&gt;&lt;wsp:rsid wsp:val=&quot;000B5E97&quot;/&gt;&lt;wsp:rsid wsp:val=&quot;000C0BBE&quot;/&gt;&lt;wsp:rsid wsp:val=&quot;000C3DC1&quot;/&gt;&lt;wsp:rsid wsp:val=&quot;000C4BE4&quot;/&gt;&lt;wsp:rsid wsp:val=&quot;000D05B3&quot;/&gt;&lt;wsp:rsid wsp:val=&quot;000D0AB6&quot;/&gt;&lt;wsp:rsid wsp:val=&quot;000D4A5D&quot;/&gt;&lt;wsp:rsid wsp:val=&quot;000D6028&quot;/&gt;&lt;wsp:rsid wsp:val=&quot;000D7384&quot;/&gt;&lt;wsp:rsid wsp:val=&quot;000D7972&quot;/&gt;&lt;wsp:rsid wsp:val=&quot;000D7D4F&quot;/&gt;&lt;wsp:rsid wsp:val=&quot;000E154F&quot;/&gt;&lt;wsp:rsid wsp:val=&quot;000E4E4D&quot;/&gt;&lt;wsp:rsid wsp:val=&quot;000E6680&quot;/&gt;&lt;wsp:rsid wsp:val=&quot;000E6B5D&quot;/&gt;&lt;wsp:rsid wsp:val=&quot;000F0F51&quot;/&gt;&lt;wsp:rsid wsp:val=&quot;000F46E3&quot;/&gt;&lt;wsp:rsid wsp:val=&quot;000F539C&quot;/&gt;&lt;wsp:rsid wsp:val=&quot;000F71AB&quot;/&gt;&lt;wsp:rsid wsp:val=&quot;0010095F&quot;/&gt;&lt;wsp:rsid wsp:val=&quot;0010196F&quot;/&gt;&lt;wsp:rsid wsp:val=&quot;0010371B&quot;/&gt;&lt;wsp:rsid wsp:val=&quot;00106167&quot;/&gt;&lt;wsp:rsid wsp:val=&quot;00110572&quot;/&gt;&lt;wsp:rsid wsp:val=&quot;00110FE2&quot;/&gt;&lt;wsp:rsid wsp:val=&quot;00111647&quot;/&gt;&lt;wsp:rsid wsp:val=&quot;00115388&quot;/&gt;&lt;wsp:rsid wsp:val=&quot;001156F8&quot;/&gt;&lt;wsp:rsid wsp:val=&quot;00116731&quot;/&gt;&lt;wsp:rsid wsp:val=&quot;001229D7&quot;/&gt;&lt;wsp:rsid wsp:val=&quot;001326F1&quot;/&gt;&lt;wsp:rsid wsp:val=&quot;00133B57&quot;/&gt;&lt;wsp:rsid wsp:val=&quot;0013501B&quot;/&gt;&lt;wsp:rsid wsp:val=&quot;00136433&quot;/&gt;&lt;wsp:rsid wsp:val=&quot;00142BAD&quot;/&gt;&lt;wsp:rsid wsp:val=&quot;00142BCE&quot;/&gt;&lt;wsp:rsid wsp:val=&quot;0014495C&quot;/&gt;&lt;wsp:rsid wsp:val=&quot;00144E70&quot;/&gt;&lt;wsp:rsid wsp:val=&quot;001455B0&quot;/&gt;&lt;wsp:rsid wsp:val=&quot;00150A2C&quot;/&gt;&lt;wsp:rsid wsp:val=&quot;00152F87&quot;/&gt;&lt;wsp:rsid wsp:val=&quot;00155656&quot;/&gt;&lt;wsp:rsid wsp:val=&quot;00155F81&quot;/&gt;&lt;wsp:rsid wsp:val=&quot;001612FA&quot;/&gt;&lt;wsp:rsid wsp:val=&quot;00161B85&quot;/&gt;&lt;wsp:rsid wsp:val=&quot;0017326B&quot;/&gt;&lt;wsp:rsid wsp:val=&quot;001740DA&quot;/&gt;&lt;wsp:rsid wsp:val=&quot;001754FA&quot;/&gt;&lt;wsp:rsid wsp:val=&quot;0017674E&quot;/&gt;&lt;wsp:rsid wsp:val=&quot;001771B4&quot;/&gt;&lt;wsp:rsid wsp:val=&quot;001774A3&quot;/&gt;&lt;wsp:rsid wsp:val=&quot;001827FE&quot;/&gt;&lt;wsp:rsid wsp:val=&quot;00183C38&quot;/&gt;&lt;wsp:rsid wsp:val=&quot;0018543B&quot;/&gt;&lt;wsp:rsid wsp:val=&quot;0018709E&quot;/&gt;&lt;wsp:rsid wsp:val=&quot;0019640E&quot;/&gt;&lt;wsp:rsid wsp:val=&quot;0019770A&quot;/&gt;&lt;wsp:rsid wsp:val=&quot;001977A8&quot;/&gt;&lt;wsp:rsid wsp:val=&quot;001A12AB&quot;/&gt;&lt;wsp:rsid wsp:val=&quot;001A4EBD&quot;/&gt;&lt;wsp:rsid wsp:val=&quot;001B071A&quot;/&gt;&lt;wsp:rsid wsp:val=&quot;001B0723&quot;/&gt;&lt;wsp:rsid wsp:val=&quot;001B08B8&quot;/&gt;&lt;wsp:rsid wsp:val=&quot;001B1E88&quot;/&gt;&lt;wsp:rsid wsp:val=&quot;001B6D01&quot;/&gt;&lt;wsp:rsid wsp:val=&quot;001C0BCE&quot;/&gt;&lt;wsp:rsid wsp:val=&quot;001D33DA&quot;/&gt;&lt;wsp:rsid wsp:val=&quot;001D6A4A&quot;/&gt;&lt;wsp:rsid wsp:val=&quot;001E5D1C&quot;/&gt;&lt;wsp:rsid wsp:val=&quot;001E6DB1&quot;/&gt;&lt;wsp:rsid wsp:val=&quot;001F0794&quot;/&gt;&lt;wsp:rsid wsp:val=&quot;001F0E77&quot;/&gt;&lt;wsp:rsid wsp:val=&quot;001F1AC8&quot;/&gt;&lt;wsp:rsid wsp:val=&quot;001F3921&quot;/&gt;&lt;wsp:rsid wsp:val=&quot;001F4506&quot;/&gt;&lt;wsp:rsid wsp:val=&quot;001F48F4&quot;/&gt;&lt;wsp:rsid wsp:val=&quot;001F7F97&quot;/&gt;&lt;wsp:rsid wsp:val=&quot;00202018&quot;/&gt;&lt;wsp:rsid wsp:val=&quot;00203647&quot;/&gt;&lt;wsp:rsid wsp:val=&quot;00212C2D&quot;/&gt;&lt;wsp:rsid wsp:val=&quot;00214325&quot;/&gt;&lt;wsp:rsid wsp:val=&quot;00214D4F&quot;/&gt;&lt;wsp:rsid wsp:val=&quot;002207F9&quot;/&gt;&lt;wsp:rsid wsp:val=&quot;0023097A&quot;/&gt;&lt;wsp:rsid wsp:val=&quot;00230D49&quot;/&gt;&lt;wsp:rsid wsp:val=&quot;00232063&quot;/&gt;&lt;wsp:rsid wsp:val=&quot;002354C3&quot;/&gt;&lt;wsp:rsid wsp:val=&quot;00240DD9&quot;/&gt;&lt;wsp:rsid wsp:val=&quot;00241542&quot;/&gt;&lt;wsp:rsid wsp:val=&quot;00244C8C&quot;/&gt;&lt;wsp:rsid wsp:val=&quot;0024608B&quot;/&gt;&lt;wsp:rsid wsp:val=&quot;00247DC4&quot;/&gt;&lt;wsp:rsid wsp:val=&quot;0025062E&quot;/&gt;&lt;wsp:rsid wsp:val=&quot;00252A78&quot;/&gt;&lt;wsp:rsid wsp:val=&quot;00253F0E&quot;/&gt;&lt;wsp:rsid wsp:val=&quot;002547F1&quot;/&gt;&lt;wsp:rsid wsp:val=&quot;002567E0&quot;/&gt;&lt;wsp:rsid wsp:val=&quot;0027130B&quot;/&gt;&lt;wsp:rsid wsp:val=&quot;00271E34&quot;/&gt;&lt;wsp:rsid wsp:val=&quot;00274828&quot;/&gt;&lt;wsp:rsid wsp:val=&quot;002773D7&quot;/&gt;&lt;wsp:rsid wsp:val=&quot;00280FA5&quot;/&gt;&lt;wsp:rsid wsp:val=&quot;00281429&quot;/&gt;&lt;wsp:rsid wsp:val=&quot;0028157E&quot;/&gt;&lt;wsp:rsid wsp:val=&quot;00287279&quot;/&gt;&lt;wsp:rsid wsp:val=&quot;00287ED3&quot;/&gt;&lt;wsp:rsid wsp:val=&quot;00293828&quot;/&gt;&lt;wsp:rsid wsp:val=&quot;00294A1F&quot;/&gt;&lt;wsp:rsid wsp:val=&quot;00297601&quot;/&gt;&lt;wsp:rsid wsp:val=&quot;002A4DC0&quot;/&gt;&lt;wsp:rsid wsp:val=&quot;002A502F&quot;/&gt;&lt;wsp:rsid wsp:val=&quot;002A61E0&quot;/&gt;&lt;wsp:rsid wsp:val=&quot;002B04D6&quot;/&gt;&lt;wsp:rsid wsp:val=&quot;002B3E28&quot;/&gt;&lt;wsp:rsid wsp:val=&quot;002B7E75&quot;/&gt;&lt;wsp:rsid wsp:val=&quot;002B7F19&quot;/&gt;&lt;wsp:rsid wsp:val=&quot;002C4935&quot;/&gt;&lt;wsp:rsid wsp:val=&quot;002C7AC8&quot;/&gt;&lt;wsp:rsid wsp:val=&quot;002C7BAD&quot;/&gt;&lt;wsp:rsid wsp:val=&quot;002C7FA1&quot;/&gt;&lt;wsp:rsid wsp:val=&quot;002D08C9&quot;/&gt;&lt;wsp:rsid wsp:val=&quot;002D23D0&quot;/&gt;&lt;wsp:rsid wsp:val=&quot;002D6756&quot;/&gt;&lt;wsp:rsid wsp:val=&quot;002D69C2&quot;/&gt;&lt;wsp:rsid wsp:val=&quot;002D7753&quot;/&gt;&lt;wsp:rsid wsp:val=&quot;002E7EEC&quot;/&gt;&lt;wsp:rsid wsp:val=&quot;002F08E5&quot;/&gt;&lt;wsp:rsid wsp:val=&quot;002F33CB&quot;/&gt;&lt;wsp:rsid wsp:val=&quot;002F4F5B&quot;/&gt;&lt;wsp:rsid wsp:val=&quot;0030169A&quot;/&gt;&lt;wsp:rsid wsp:val=&quot;00305EB1&quot;/&gt;&lt;wsp:rsid wsp:val=&quot;00306BB5&quot;/&gt;&lt;wsp:rsid wsp:val=&quot;00312DC0&quot;/&gt;&lt;wsp:rsid wsp:val=&quot;00313251&quot;/&gt;&lt;wsp:rsid wsp:val=&quot;003148D1&quot;/&gt;&lt;wsp:rsid wsp:val=&quot;00316647&quot;/&gt;&lt;wsp:rsid wsp:val=&quot;0032016E&quot;/&gt;&lt;wsp:rsid wsp:val=&quot;0032684A&quot;/&gt;&lt;wsp:rsid wsp:val=&quot;003274E7&quot;/&gt;&lt;wsp:rsid wsp:val=&quot;003300E5&quot;/&gt;&lt;wsp:rsid wsp:val=&quot;003340A4&quot;/&gt;&lt;wsp:rsid wsp:val=&quot;00335047&quot;/&gt;&lt;wsp:rsid wsp:val=&quot;00340C33&quot;/&gt;&lt;wsp:rsid wsp:val=&quot;00342F64&quot;/&gt;&lt;wsp:rsid wsp:val=&quot;00342FD6&quot;/&gt;&lt;wsp:rsid wsp:val=&quot;00343E65&quot;/&gt;&lt;wsp:rsid wsp:val=&quot;00354E58&quot;/&gt;&lt;wsp:rsid wsp:val=&quot;00362141&quot;/&gt;&lt;wsp:rsid wsp:val=&quot;00362AF7&quot;/&gt;&lt;wsp:rsid wsp:val=&quot;003638BE&quot;/&gt;&lt;wsp:rsid wsp:val=&quot;00366887&quot;/&gt;&lt;wsp:rsid wsp:val=&quot;00367DFF&quot;/&gt;&lt;wsp:rsid wsp:val=&quot;00371C1F&quot;/&gt;&lt;wsp:rsid wsp:val=&quot;003738F6&quot;/&gt;&lt;wsp:rsid wsp:val=&quot;00376EF5&quot;/&gt;&lt;wsp:rsid wsp:val=&quot;003803F0&quot;/&gt;&lt;wsp:rsid wsp:val=&quot;00381EE0&quot;/&gt;&lt;wsp:rsid wsp:val=&quot;003824F7&quot;/&gt;&lt;wsp:rsid wsp:val=&quot;00383964&quot;/&gt;&lt;wsp:rsid wsp:val=&quot;003877E3&quot;/&gt;&lt;wsp:rsid wsp:val=&quot;0039095F&quot;/&gt;&lt;wsp:rsid wsp:val=&quot;00390B26&quot;/&gt;&lt;wsp:rsid wsp:val=&quot;00391BD7&quot;/&gt;&lt;wsp:rsid wsp:val=&quot;003936E2&quot;/&gt;&lt;wsp:rsid wsp:val=&quot;003939BE&quot;/&gt;&lt;wsp:rsid wsp:val=&quot;0039640A&quot;/&gt;&lt;wsp:rsid wsp:val=&quot;0039701E&quot;/&gt;&lt;wsp:rsid wsp:val=&quot;003A2240&quot;/&gt;&lt;wsp:rsid wsp:val=&quot;003A4972&quot;/&gt;&lt;wsp:rsid wsp:val=&quot;003B22A2&quot;/&gt;&lt;wsp:rsid wsp:val=&quot;003C07DB&quot;/&gt;&lt;wsp:rsid wsp:val=&quot;003C092B&quot;/&gt;&lt;wsp:rsid wsp:val=&quot;003C124B&quot;/&gt;&lt;wsp:rsid wsp:val=&quot;003C1599&quot;/&gt;&lt;wsp:rsid wsp:val=&quot;003C1C5A&quot;/&gt;&lt;wsp:rsid wsp:val=&quot;003C26A4&quot;/&gt;&lt;wsp:rsid wsp:val=&quot;003C4678&quot;/&gt;&lt;wsp:rsid wsp:val=&quot;003E180E&quot;/&gt;&lt;wsp:rsid wsp:val=&quot;003E4315&quot;/&gt;&lt;wsp:rsid wsp:val=&quot;003E533B&quot;/&gt;&lt;wsp:rsid wsp:val=&quot;003E53FA&quot;/&gt;&lt;wsp:rsid wsp:val=&quot;003E6C0B&quot;/&gt;&lt;wsp:rsid wsp:val=&quot;003F10B1&quot;/&gt;&lt;wsp:rsid wsp:val=&quot;003F72FB&quot;/&gt;&lt;wsp:rsid wsp:val=&quot;00401457&quot;/&gt;&lt;wsp:rsid wsp:val=&quot;00402CC4&quot;/&gt;&lt;wsp:rsid wsp:val=&quot;00406077&quot;/&gt;&lt;wsp:rsid wsp:val=&quot;00407885&quot;/&gt;&lt;wsp:rsid wsp:val=&quot;00417080&quot;/&gt;&lt;wsp:rsid wsp:val=&quot;00417DDB&quot;/&gt;&lt;wsp:rsid wsp:val=&quot;004241C1&quot;/&gt;&lt;wsp:rsid wsp:val=&quot;00427FF0&quot;/&gt;&lt;wsp:rsid wsp:val=&quot;00431678&quot;/&gt;&lt;wsp:rsid wsp:val=&quot;004340E8&quot;/&gt;&lt;wsp:rsid wsp:val=&quot;0043468F&quot;/&gt;&lt;wsp:rsid wsp:val=&quot;0043639A&quot;/&gt;&lt;wsp:rsid wsp:val=&quot;0043671C&quot;/&gt;&lt;wsp:rsid wsp:val=&quot;00440DC5&quot;/&gt;&lt;wsp:rsid wsp:val=&quot;00445ADF&quot;/&gt;&lt;wsp:rsid wsp:val=&quot;004518EE&quot;/&gt;&lt;wsp:rsid wsp:val=&quot;00455D41&quot;/&gt;&lt;wsp:rsid wsp:val=&quot;004564C4&quot;/&gt;&lt;wsp:rsid wsp:val=&quot;004570FD&quot;/&gt;&lt;wsp:rsid wsp:val=&quot;004575A0&quot;/&gt;&lt;wsp:rsid wsp:val=&quot;00461F0F&quot;/&gt;&lt;wsp:rsid wsp:val=&quot;00466E65&quot;/&gt;&lt;wsp:rsid wsp:val=&quot;00475144&quot;/&gt;&lt;wsp:rsid wsp:val=&quot;00475C7D&quot;/&gt;&lt;wsp:rsid wsp:val=&quot;0048551F&quot;/&gt;&lt;wsp:rsid wsp:val=&quot;004865B6&quot;/&gt;&lt;wsp:rsid wsp:val=&quot;00492DA1&quot;/&gt;&lt;wsp:rsid wsp:val=&quot;004930F3&quot;/&gt;&lt;wsp:rsid wsp:val=&quot;00497D7B&quot;/&gt;&lt;wsp:rsid wsp:val=&quot;004A10E9&quot;/&gt;&lt;wsp:rsid wsp:val=&quot;004B0524&quot;/&gt;&lt;wsp:rsid wsp:val=&quot;004B165F&quot;/&gt;&lt;wsp:rsid wsp:val=&quot;004B1C8C&quot;/&gt;&lt;wsp:rsid wsp:val=&quot;004B6000&quot;/&gt;&lt;wsp:rsid wsp:val=&quot;004C4714&quot;/&gt;&lt;wsp:rsid wsp:val=&quot;004C48F4&quot;/&gt;&lt;wsp:rsid wsp:val=&quot;004D27CD&quot;/&gt;&lt;wsp:rsid wsp:val=&quot;004D5786&quot;/&gt;&lt;wsp:rsid wsp:val=&quot;004D7A00&quot;/&gt;&lt;wsp:rsid wsp:val=&quot;004E5108&quot;/&gt;&lt;wsp:rsid wsp:val=&quot;004E5620&quot;/&gt;&lt;wsp:rsid wsp:val=&quot;004F116E&quot;/&gt;&lt;wsp:rsid wsp:val=&quot;004F37A3&quot;/&gt;&lt;wsp:rsid wsp:val=&quot;004F39A6&quot;/&gt;&lt;wsp:rsid wsp:val=&quot;004F5B62&quot;/&gt;&lt;wsp:rsid wsp:val=&quot;004F6723&quot;/&gt;&lt;wsp:rsid wsp:val=&quot;0050286A&quot;/&gt;&lt;wsp:rsid wsp:val=&quot;005054E7&quot;/&gt;&lt;wsp:rsid wsp:val=&quot;00511CB1&quot;/&gt;&lt;wsp:rsid wsp:val=&quot;00513766&quot;/&gt;&lt;wsp:rsid wsp:val=&quot;005139C7&quot;/&gt;&lt;wsp:rsid wsp:val=&quot;00514753&quot;/&gt;&lt;wsp:rsid wsp:val=&quot;00515E96&quot;/&gt;&lt;wsp:rsid wsp:val=&quot;00517B35&quot;/&gt;&lt;wsp:rsid wsp:val=&quot;005222D2&quot;/&gt;&lt;wsp:rsid wsp:val=&quot;00523EAE&quot;/&gt;&lt;wsp:rsid wsp:val=&quot;005250B7&quot;/&gt;&lt;wsp:rsid wsp:val=&quot;00527D09&quot;/&gt;&lt;wsp:rsid wsp:val=&quot;00530527&quot;/&gt;&lt;wsp:rsid wsp:val=&quot;00531660&quot;/&gt;&lt;wsp:rsid wsp:val=&quot;00532BDA&quot;/&gt;&lt;wsp:rsid wsp:val=&quot;005359C2&quot;/&gt;&lt;wsp:rsid wsp:val=&quot;005371DD&quot;/&gt;&lt;wsp:rsid wsp:val=&quot;005446DE&quot;/&gt;&lt;wsp:rsid wsp:val=&quot;00544FE1&quot;/&gt;&lt;wsp:rsid wsp:val=&quot;005471E2&quot;/&gt;&lt;wsp:rsid wsp:val=&quot;00551D1D&quot;/&gt;&lt;wsp:rsid wsp:val=&quot;00553473&quot;/&gt;&lt;wsp:rsid wsp:val=&quot;0055369D&quot;/&gt;&lt;wsp:rsid wsp:val=&quot;00553B0B&quot;/&gt;&lt;wsp:rsid wsp:val=&quot;005617F5&quot;/&gt;&lt;wsp:rsid wsp:val=&quot;00564770&quot;/&gt;&lt;wsp:rsid wsp:val=&quot;005757AC&quot;/&gt;&lt;wsp:rsid wsp:val=&quot;00577496&quot;/&gt;&lt;wsp:rsid wsp:val=&quot;00580706&quot;/&gt;&lt;wsp:rsid wsp:val=&quot;00580726&quot;/&gt;&lt;wsp:rsid wsp:val=&quot;00583E13&quot;/&gt;&lt;wsp:rsid wsp:val=&quot;00585963&quot;/&gt;&lt;wsp:rsid wsp:val=&quot;00586359&quot;/&gt;&lt;wsp:rsid wsp:val=&quot;005931A6&quot;/&gt;&lt;wsp:rsid wsp:val=&quot;005939F8&quot;/&gt;&lt;wsp:rsid wsp:val=&quot;005A2603&quot;/&gt;&lt;wsp:rsid wsp:val=&quot;005A4B99&quot;/&gt;&lt;wsp:rsid wsp:val=&quot;005A51BE&quot;/&gt;&lt;wsp:rsid wsp:val=&quot;005A63B7&quot;/&gt;&lt;wsp:rsid wsp:val=&quot;005B1095&quot;/&gt;&lt;wsp:rsid wsp:val=&quot;005B5375&quot;/&gt;&lt;wsp:rsid wsp:val=&quot;005B7CD5&quot;/&gt;&lt;wsp:rsid wsp:val=&quot;005C3A4E&quot;/&gt;&lt;wsp:rsid wsp:val=&quot;005D7FB8&quot;/&gt;&lt;wsp:rsid wsp:val=&quot;005E1C4F&quot;/&gt;&lt;wsp:rsid wsp:val=&quot;005E1EAE&quot;/&gt;&lt;wsp:rsid wsp:val=&quot;005E57E9&quot;/&gt;&lt;wsp:rsid wsp:val=&quot;005E5E47&quot;/&gt;&lt;wsp:rsid wsp:val=&quot;005F23DD&quot;/&gt;&lt;wsp:rsid wsp:val=&quot;0060286C&quot;/&gt;&lt;wsp:rsid wsp:val=&quot;00604616&quot;/&gt;&lt;wsp:rsid wsp:val=&quot;006052C6&quot;/&gt;&lt;wsp:rsid wsp:val=&quot;00606EDF&quot;/&gt;&lt;wsp:rsid wsp:val=&quot;00612EDB&quot;/&gt;&lt;wsp:rsid wsp:val=&quot;00630907&quot;/&gt;&lt;wsp:rsid wsp:val=&quot;00632D0C&quot;/&gt;&lt;wsp:rsid wsp:val=&quot;0063586C&quot;/&gt;&lt;wsp:rsid wsp:val=&quot;00635AFA&quot;/&gt;&lt;wsp:rsid wsp:val=&quot;0064201B&quot;/&gt;&lt;wsp:rsid wsp:val=&quot;00646161&quot;/&gt;&lt;wsp:rsid wsp:val=&quot;00650E04&quot;/&gt;&lt;wsp:rsid wsp:val=&quot;006525FE&quot;/&gt;&lt;wsp:rsid wsp:val=&quot;0065392A&quot;/&gt;&lt;wsp:rsid wsp:val=&quot;0066632E&quot;/&gt;&lt;wsp:rsid wsp:val=&quot;00680586&quot;/&gt;&lt;wsp:rsid wsp:val=&quot;0068402B&quot;/&gt;&lt;wsp:rsid wsp:val=&quot;006875D3&quot;/&gt;&lt;wsp:rsid wsp:val=&quot;006900C4&quot;/&gt;&lt;wsp:rsid wsp:val=&quot;0069148A&quot;/&gt;&lt;wsp:rsid wsp:val=&quot;00691F45&quot;/&gt;&lt;wsp:rsid wsp:val=&quot;00695106&quot;/&gt;&lt;wsp:rsid wsp:val=&quot;006958DC&quot;/&gt;&lt;wsp:rsid wsp:val=&quot;00697B24&quot;/&gt;&lt;wsp:rsid wsp:val=&quot;006A1074&quot;/&gt;&lt;wsp:rsid wsp:val=&quot;006A2375&quot;/&gt;&lt;wsp:rsid wsp:val=&quot;006A6FF6&quot;/&gt;&lt;wsp:rsid wsp:val=&quot;006B1857&quot;/&gt;&lt;wsp:rsid wsp:val=&quot;006B625F&quot;/&gt;&lt;wsp:rsid wsp:val=&quot;006C082C&quot;/&gt;&lt;wsp:rsid wsp:val=&quot;006C30E3&quot;/&gt;&lt;wsp:rsid wsp:val=&quot;006C6D53&quot;/&gt;&lt;wsp:rsid wsp:val=&quot;006D2249&quot;/&gt;&lt;wsp:rsid wsp:val=&quot;006D5029&quot;/&gt;&lt;wsp:rsid wsp:val=&quot;006E2F19&quot;/&gt;&lt;wsp:rsid wsp:val=&quot;006F0949&quot;/&gt;&lt;wsp:rsid wsp:val=&quot;006F1962&quot;/&gt;&lt;wsp:rsid wsp:val=&quot;006F29AB&quot;/&gt;&lt;wsp:rsid wsp:val=&quot;006F6B5C&quot;/&gt;&lt;wsp:rsid wsp:val=&quot;00701E10&quot;/&gt;&lt;wsp:rsid wsp:val=&quot;00703EE6&quot;/&gt;&lt;wsp:rsid wsp:val=&quot;00706313&quot;/&gt;&lt;wsp:rsid wsp:val=&quot;00706F70&quot;/&gt;&lt;wsp:rsid wsp:val=&quot;00707ADC&quot;/&gt;&lt;wsp:rsid wsp:val=&quot;007104D3&quot;/&gt;&lt;wsp:rsid wsp:val=&quot;00712477&quot;/&gt;&lt;wsp:rsid wsp:val=&quot;007130BF&quot;/&gt;&lt;wsp:rsid wsp:val=&quot;0071433E&quot;/&gt;&lt;wsp:rsid wsp:val=&quot;00715571&quot;/&gt;&lt;wsp:rsid wsp:val=&quot;0072256D&quot;/&gt;&lt;wsp:rsid wsp:val=&quot;007230D9&quot;/&gt;&lt;wsp:rsid wsp:val=&quot;00724422&quot;/&gt;&lt;wsp:rsid wsp:val=&quot;007258C4&quot;/&gt;&lt;wsp:rsid wsp:val=&quot;00725D16&quot;/&gt;&lt;wsp:rsid wsp:val=&quot;0073727A&quot;/&gt;&lt;wsp:rsid wsp:val=&quot;00742335&quot;/&gt;&lt;wsp:rsid wsp:val=&quot;00744AE5&quot;/&gt;&lt;wsp:rsid wsp:val=&quot;007470F5&quot;/&gt;&lt;wsp:rsid wsp:val=&quot;00754044&quot;/&gt;&lt;wsp:rsid wsp:val=&quot;007548FB&quot;/&gt;&lt;wsp:rsid wsp:val=&quot;00755E54&quot;/&gt;&lt;wsp:rsid wsp:val=&quot;00760F3A&quot;/&gt;&lt;wsp:rsid wsp:val=&quot;00761816&quot;/&gt;&lt;wsp:rsid wsp:val=&quot;00770C5E&quot;/&gt;&lt;wsp:rsid wsp:val=&quot;00772A01&quot;/&gt;&lt;wsp:rsid wsp:val=&quot;00780A01&quot;/&gt;&lt;wsp:rsid wsp:val=&quot;00780B29&quot;/&gt;&lt;wsp:rsid wsp:val=&quot;00782123&quot;/&gt;&lt;wsp:rsid wsp:val=&quot;007828F7&quot;/&gt;&lt;wsp:rsid wsp:val=&quot;007905B7&quot;/&gt;&lt;wsp:rsid wsp:val=&quot;0079282B&quot;/&gt;&lt;wsp:rsid wsp:val=&quot;007958A5&quot;/&gt;&lt;wsp:rsid wsp:val=&quot;007A0BE2&quot;/&gt;&lt;wsp:rsid wsp:val=&quot;007A481B&quot;/&gt;&lt;wsp:rsid wsp:val=&quot;007A507C&quot;/&gt;&lt;wsp:rsid wsp:val=&quot;007A5341&quot;/&gt;&lt;wsp:rsid wsp:val=&quot;007A5778&quot;/&gt;&lt;wsp:rsid wsp:val=&quot;007A59C3&quot;/&gt;&lt;wsp:rsid wsp:val=&quot;007A5C9F&quot;/&gt;&lt;wsp:rsid wsp:val=&quot;007B12B0&quot;/&gt;&lt;wsp:rsid wsp:val=&quot;007B2893&quot;/&gt;&lt;wsp:rsid wsp:val=&quot;007B4527&quot;/&gt;&lt;wsp:rsid wsp:val=&quot;007B709B&quot;/&gt;&lt;wsp:rsid wsp:val=&quot;007B71AA&quot;/&gt;&lt;wsp:rsid wsp:val=&quot;007C0E20&quot;/&gt;&lt;wsp:rsid wsp:val=&quot;007C529D&quot;/&gt;&lt;wsp:rsid wsp:val=&quot;007D0301&quot;/&gt;&lt;wsp:rsid wsp:val=&quot;007D6325&quot;/&gt;&lt;wsp:rsid wsp:val=&quot;007E03F8&quot;/&gt;&lt;wsp:rsid wsp:val=&quot;007E066E&quot;/&gt;&lt;wsp:rsid wsp:val=&quot;007E10B9&quot;/&gt;&lt;wsp:rsid wsp:val=&quot;007E4984&quot;/&gt;&lt;wsp:rsid wsp:val=&quot;007F197C&quot;/&gt;&lt;wsp:rsid wsp:val=&quot;007F2F47&quot;/&gt;&lt;wsp:rsid wsp:val=&quot;007F6E04&quot;/&gt;&lt;wsp:rsid wsp:val=&quot;007F6F0E&quot;/&gt;&lt;wsp:rsid wsp:val=&quot;00802650&quot;/&gt;&lt;wsp:rsid wsp:val=&quot;008037E2&quot;/&gt;&lt;wsp:rsid wsp:val=&quot;008041E1&quot;/&gt;&lt;wsp:rsid wsp:val=&quot;00804903&quot;/&gt;&lt;wsp:rsid wsp:val=&quot;00805E07&quot;/&gt;&lt;wsp:rsid wsp:val=&quot;00806BC8&quot;/&gt;&lt;wsp:rsid wsp:val=&quot;00810470&quot;/&gt;&lt;wsp:rsid wsp:val=&quot;0081055D&quot;/&gt;&lt;wsp:rsid wsp:val=&quot;00812E81&quot;/&gt;&lt;wsp:rsid wsp:val=&quot;00815C16&quot;/&gt;&lt;wsp:rsid wsp:val=&quot;008168E3&quot;/&gt;&lt;wsp:rsid wsp:val=&quot;00820E69&quot;/&gt;&lt;wsp:rsid wsp:val=&quot;00823244&quot;/&gt;&lt;wsp:rsid wsp:val=&quot;008232B7&quot;/&gt;&lt;wsp:rsid wsp:val=&quot;008349A3&quot;/&gt;&lt;wsp:rsid wsp:val=&quot;00834CB1&quot;/&gt;&lt;wsp:rsid wsp:val=&quot;00841327&quot;/&gt;&lt;wsp:rsid wsp:val=&quot;00844E3F&quot;/&gt;&lt;wsp:rsid wsp:val=&quot;00845B07&quot;/&gt;&lt;wsp:rsid wsp:val=&quot;00845C29&quot;/&gt;&lt;wsp:rsid wsp:val=&quot;00845D30&quot;/&gt;&lt;wsp:rsid wsp:val=&quot;0084758E&quot;/&gt;&lt;wsp:rsid wsp:val=&quot;00856DED&quot;/&gt;&lt;wsp:rsid wsp:val=&quot;00860C39&quot;/&gt;&lt;wsp:rsid wsp:val=&quot;00861894&quot;/&gt;&lt;wsp:rsid wsp:val=&quot;00861C8F&quot;/&gt;&lt;wsp:rsid wsp:val=&quot;00862EFB&quot;/&gt;&lt;wsp:rsid wsp:val=&quot;00864594&quot;/&gt;&lt;wsp:rsid wsp:val=&quot;008667C1&quot;/&gt;&lt;wsp:rsid wsp:val=&quot;008749EE&quot;/&gt;&lt;wsp:rsid wsp:val=&quot;00880289&quot;/&gt;&lt;wsp:rsid wsp:val=&quot;008812EB&quot;/&gt;&lt;wsp:rsid wsp:val=&quot;00883343&quot;/&gt;&lt;wsp:rsid wsp:val=&quot;008838EE&quot;/&gt;&lt;wsp:rsid wsp:val=&quot;00883A47&quot;/&gt;&lt;wsp:rsid wsp:val=&quot;00884A90&quot;/&gt;&lt;wsp:rsid wsp:val=&quot;00887763&quot;/&gt;&lt;wsp:rsid wsp:val=&quot;008915A5&quot;/&gt;&lt;wsp:rsid wsp:val=&quot;008935D2&quot;/&gt;&lt;wsp:rsid wsp:val=&quot;00896381&quot;/&gt;&lt;wsp:rsid wsp:val=&quot;008965DF&quot;/&gt;&lt;wsp:rsid wsp:val=&quot;008A24CA&quot;/&gt;&lt;wsp:rsid wsp:val=&quot;008A2DF4&quot;/&gt;&lt;wsp:rsid wsp:val=&quot;008A449B&quot;/&gt;&lt;wsp:rsid wsp:val=&quot;008A62CD&quot;/&gt;&lt;wsp:rsid wsp:val=&quot;008A6CE2&quot;/&gt;&lt;wsp:rsid wsp:val=&quot;008B173B&quot;/&gt;&lt;wsp:rsid wsp:val=&quot;008B753A&quot;/&gt;&lt;wsp:rsid wsp:val=&quot;008B7809&quot;/&gt;&lt;wsp:rsid wsp:val=&quot;008D3324&quot;/&gt;&lt;wsp:rsid wsp:val=&quot;008D6FB1&quot;/&gt;&lt;wsp:rsid wsp:val=&quot;008E3226&quot;/&gt;&lt;wsp:rsid wsp:val=&quot;008E7A14&quot;/&gt;&lt;wsp:rsid wsp:val=&quot;008F2DD3&quot;/&gt;&lt;wsp:rsid wsp:val=&quot;008F5060&quot;/&gt;&lt;wsp:rsid wsp:val=&quot;009019F0&quot;/&gt;&lt;wsp:rsid wsp:val=&quot;00905D17&quot;/&gt;&lt;wsp:rsid wsp:val=&quot;009101B2&quot;/&gt;&lt;wsp:rsid wsp:val=&quot;00910FE8&quot;/&gt;&lt;wsp:rsid wsp:val=&quot;0091352E&quot;/&gt;&lt;wsp:rsid wsp:val=&quot;00923904&quot;/&gt;&lt;wsp:rsid wsp:val=&quot;009247CE&quot;/&gt;&lt;wsp:rsid wsp:val=&quot;00924ABE&quot;/&gt;&lt;wsp:rsid wsp:val=&quot;00925E6D&quot;/&gt;&lt;wsp:rsid wsp:val=&quot;00930565&quot;/&gt;&lt;wsp:rsid wsp:val=&quot;00931B14&quot;/&gt;&lt;wsp:rsid wsp:val=&quot;00934260&quot;/&gt;&lt;wsp:rsid wsp:val=&quot;00940AF8&quot;/&gt;&lt;wsp:rsid wsp:val=&quot;00947BC2&quot;/&gt;&lt;wsp:rsid wsp:val=&quot;00947F45&quot;/&gt;&lt;wsp:rsid wsp:val=&quot;00950E94&quot;/&gt;&lt;wsp:rsid wsp:val=&quot;00953AA9&quot;/&gt;&lt;wsp:rsid wsp:val=&quot;00964599&quot;/&gt;&lt;wsp:rsid wsp:val=&quot;00967618&quot;/&gt;&lt;wsp:rsid wsp:val=&quot;00973B24&quot;/&gt;&lt;wsp:rsid wsp:val=&quot;00974020&quot;/&gt;&lt;wsp:rsid wsp:val=&quot;00977E46&quot;/&gt;&lt;wsp:rsid wsp:val=&quot;009819C9&quot;/&gt;&lt;wsp:rsid wsp:val=&quot;00995338&quot;/&gt;&lt;wsp:rsid wsp:val=&quot;0099574D&quot;/&gt;&lt;wsp:rsid wsp:val=&quot;009A4C95&quot;/&gt;&lt;wsp:rsid wsp:val=&quot;009A5AF1&quot;/&gt;&lt;wsp:rsid wsp:val=&quot;009A6732&quot;/&gt;&lt;wsp:rsid wsp:val=&quot;009A751F&quot;/&gt;&lt;wsp:rsid wsp:val=&quot;009A78DC&quot;/&gt;&lt;wsp:rsid wsp:val=&quot;009A7F50&quot;/&gt;&lt;wsp:rsid wsp:val=&quot;009B0424&quot;/&gt;&lt;wsp:rsid wsp:val=&quot;009B341D&quot;/&gt;&lt;wsp:rsid wsp:val=&quot;009B706E&quot;/&gt;&lt;wsp:rsid wsp:val=&quot;009B709E&quot;/&gt;&lt;wsp:rsid wsp:val=&quot;009C1365&quot;/&gt;&lt;wsp:rsid wsp:val=&quot;009C2AEF&quot;/&gt;&lt;wsp:rsid wsp:val=&quot;009C77A3&quot;/&gt;&lt;wsp:rsid wsp:val=&quot;009D3BF5&quot;/&gt;&lt;wsp:rsid wsp:val=&quot;009D426C&quot;/&gt;&lt;wsp:rsid wsp:val=&quot;009D72B6&quot;/&gt;&lt;wsp:rsid wsp:val=&quot;009D7CB7&quot;/&gt;&lt;wsp:rsid wsp:val=&quot;009E1099&quot;/&gt;&lt;wsp:rsid wsp:val=&quot;009E1EFC&quot;/&gt;&lt;wsp:rsid wsp:val=&quot;009F00A9&quot;/&gt;&lt;wsp:rsid wsp:val=&quot;009F74ED&quot;/&gt;&lt;wsp:rsid wsp:val=&quot;00A01007&quot;/&gt;&lt;wsp:rsid wsp:val=&quot;00A0162E&quot;/&gt;&lt;wsp:rsid wsp:val=&quot;00A01A7A&quot;/&gt;&lt;wsp:rsid wsp:val=&quot;00A01B55&quot;/&gt;&lt;wsp:rsid wsp:val=&quot;00A03BA2&quot;/&gt;&lt;wsp:rsid wsp:val=&quot;00A12D71&quot;/&gt;&lt;wsp:rsid wsp:val=&quot;00A13A2E&quot;/&gt;&lt;wsp:rsid wsp:val=&quot;00A1525F&quot;/&gt;&lt;wsp:rsid wsp:val=&quot;00A21351&quot;/&gt;&lt;wsp:rsid wsp:val=&quot;00A230C1&quot;/&gt;&lt;wsp:rsid wsp:val=&quot;00A24C63&quot;/&gt;&lt;wsp:rsid wsp:val=&quot;00A27C44&quot;/&gt;&lt;wsp:rsid wsp:val=&quot;00A30D8A&quot;/&gt;&lt;wsp:rsid wsp:val=&quot;00A31E74&quot;/&gt;&lt;wsp:rsid wsp:val=&quot;00A37021&quot;/&gt;&lt;wsp:rsid wsp:val=&quot;00A41CB8&quot;/&gt;&lt;wsp:rsid wsp:val=&quot;00A4225C&quot;/&gt;&lt;wsp:rsid wsp:val=&quot;00A44A80&quot;/&gt;&lt;wsp:rsid wsp:val=&quot;00A452AF&quot;/&gt;&lt;wsp:rsid wsp:val=&quot;00A50130&quot;/&gt;&lt;wsp:rsid wsp:val=&quot;00A51F38&quot;/&gt;&lt;wsp:rsid wsp:val=&quot;00A543CD&quot;/&gt;&lt;wsp:rsid wsp:val=&quot;00A567B9&quot;/&gt;&lt;wsp:rsid wsp:val=&quot;00A620D9&quot;/&gt;&lt;wsp:rsid wsp:val=&quot;00A64FDF&quot;/&gt;&lt;wsp:rsid wsp:val=&quot;00A6501F&quot;/&gt;&lt;wsp:rsid wsp:val=&quot;00A70994&quot;/&gt;&lt;wsp:rsid wsp:val=&quot;00A74598&quot;/&gt;&lt;wsp:rsid wsp:val=&quot;00A81F82&quot;/&gt;&lt;wsp:rsid wsp:val=&quot;00A91675&quot;/&gt;&lt;wsp:rsid wsp:val=&quot;00A91821&quot;/&gt;&lt;wsp:rsid wsp:val=&quot;00A932BB&quot;/&gt;&lt;wsp:rsid wsp:val=&quot;00A971FA&quot;/&gt;&lt;wsp:rsid wsp:val=&quot;00A97AC2&quot;/&gt;&lt;wsp:rsid wsp:val=&quot;00A97E0B&quot;/&gt;&lt;wsp:rsid wsp:val=&quot;00AA17E5&quot;/&gt;&lt;wsp:rsid wsp:val=&quot;00AA301A&quot;/&gt;&lt;wsp:rsid wsp:val=&quot;00AB0438&quot;/&gt;&lt;wsp:rsid wsp:val=&quot;00AB1D42&quot;/&gt;&lt;wsp:rsid wsp:val=&quot;00AB250C&quot;/&gt;&lt;wsp:rsid wsp:val=&quot;00AB5D15&quot;/&gt;&lt;wsp:rsid wsp:val=&quot;00AB7B42&quot;/&gt;&lt;wsp:rsid wsp:val=&quot;00AC10E9&quot;/&gt;&lt;wsp:rsid wsp:val=&quot;00AC4C16&quot;/&gt;&lt;wsp:rsid wsp:val=&quot;00AC7364&quot;/&gt;&lt;wsp:rsid wsp:val=&quot;00AD4F39&quot;/&gt;&lt;wsp:rsid wsp:val=&quot;00AD62D0&quot;/&gt;&lt;wsp:rsid wsp:val=&quot;00AD6EB3&quot;/&gt;&lt;wsp:rsid wsp:val=&quot;00AE2809&quot;/&gt;&lt;wsp:rsid wsp:val=&quot;00AE3CEE&quot;/&gt;&lt;wsp:rsid wsp:val=&quot;00AF05DD&quot;/&gt;&lt;wsp:rsid wsp:val=&quot;00AF45A0&quot;/&gt;&lt;wsp:rsid wsp:val=&quot;00AF489C&quot;/&gt;&lt;wsp:rsid wsp:val=&quot;00B03699&quot;/&gt;&lt;wsp:rsid wsp:val=&quot;00B03CBD&quot;/&gt;&lt;wsp:rsid wsp:val=&quot;00B1259E&quot;/&gt;&lt;wsp:rsid wsp:val=&quot;00B23FBB&quot;/&gt;&lt;wsp:rsid wsp:val=&quot;00B24A02&quot;/&gt;&lt;wsp:rsid wsp:val=&quot;00B2696A&quot;/&gt;&lt;wsp:rsid wsp:val=&quot;00B26E24&quot;/&gt;&lt;wsp:rsid wsp:val=&quot;00B319BE&quot;/&gt;&lt;wsp:rsid wsp:val=&quot;00B366A7&quot;/&gt;&lt;wsp:rsid wsp:val=&quot;00B40B6C&quot;/&gt;&lt;wsp:rsid wsp:val=&quot;00B43066&quot;/&gt;&lt;wsp:rsid wsp:val=&quot;00B45C44&quot;/&gt;&lt;wsp:rsid wsp:val=&quot;00B47CFB&quot;/&gt;&lt;wsp:rsid wsp:val=&quot;00B51C48&quot;/&gt;&lt;wsp:rsid wsp:val=&quot;00B530E5&quot;/&gt;&lt;wsp:rsid wsp:val=&quot;00B604B6&quot;/&gt;&lt;wsp:rsid wsp:val=&quot;00B6663F&quot;/&gt;&lt;wsp:rsid wsp:val=&quot;00B673EC&quot;/&gt;&lt;wsp:rsid wsp:val=&quot;00B72F83&quot;/&gt;&lt;wsp:rsid wsp:val=&quot;00B732C8&quot;/&gt;&lt;wsp:rsid wsp:val=&quot;00B7549A&quot;/&gt;&lt;wsp:rsid wsp:val=&quot;00B76EB0&quot;/&gt;&lt;wsp:rsid wsp:val=&quot;00B8038D&quot;/&gt;&lt;wsp:rsid wsp:val=&quot;00B80632&quot;/&gt;&lt;wsp:rsid wsp:val=&quot;00B81470&quot;/&gt;&lt;wsp:rsid wsp:val=&quot;00B83807&quot;/&gt;&lt;wsp:rsid wsp:val=&quot;00BA2602&quot;/&gt;&lt;wsp:rsid wsp:val=&quot;00BA3846&quot;/&gt;&lt;wsp:rsid wsp:val=&quot;00BA38A8&quot;/&gt;&lt;wsp:rsid wsp:val=&quot;00BA3A97&quot;/&gt;&lt;wsp:rsid wsp:val=&quot;00BA5DA6&quot;/&gt;&lt;wsp:rsid wsp:val=&quot;00BA78D0&quot;/&gt;&lt;wsp:rsid wsp:val=&quot;00BB2E8A&quot;/&gt;&lt;wsp:rsid wsp:val=&quot;00BB6150&quot;/&gt;&lt;wsp:rsid wsp:val=&quot;00BB6494&quot;/&gt;&lt;wsp:rsid wsp:val=&quot;00BD5104&quot;/&gt;&lt;wsp:rsid wsp:val=&quot;00BE33AF&quot;/&gt;&lt;wsp:rsid wsp:val=&quot;00BE42EF&quot;/&gt;&lt;wsp:rsid wsp:val=&quot;00BE7FCF&quot;/&gt;&lt;wsp:rsid wsp:val=&quot;00C03D75&quot;/&gt;&lt;wsp:rsid wsp:val=&quot;00C05AF1&quot;/&gt;&lt;wsp:rsid wsp:val=&quot;00C11CFA&quot;/&gt;&lt;wsp:rsid wsp:val=&quot;00C229A7&quot;/&gt;&lt;wsp:rsid wsp:val=&quot;00C22CB1&quot;/&gt;&lt;wsp:rsid wsp:val=&quot;00C25828&quot;/&gt;&lt;wsp:rsid wsp:val=&quot;00C264E3&quot;/&gt;&lt;wsp:rsid wsp:val=&quot;00C30333&quot;/&gt;&lt;wsp:rsid wsp:val=&quot;00C35E7E&quot;/&gt;&lt;wsp:rsid wsp:val=&quot;00C36D7E&quot;/&gt;&lt;wsp:rsid wsp:val=&quot;00C37600&quot;/&gt;&lt;wsp:rsid wsp:val=&quot;00C41D16&quot;/&gt;&lt;wsp:rsid wsp:val=&quot;00C458EA&quot;/&gt;&lt;wsp:rsid wsp:val=&quot;00C46202&quot;/&gt;&lt;wsp:rsid wsp:val=&quot;00C476FF&quot;/&gt;&lt;wsp:rsid wsp:val=&quot;00C512E5&quot;/&gt;&lt;wsp:rsid wsp:val=&quot;00C52E90&quot;/&gt;&lt;wsp:rsid wsp:val=&quot;00C534D2&quot;/&gt;&lt;wsp:rsid wsp:val=&quot;00C60C8D&quot;/&gt;&lt;wsp:rsid wsp:val=&quot;00C6587A&quot;/&gt;&lt;wsp:rsid wsp:val=&quot;00C725B2&quot;/&gt;&lt;wsp:rsid wsp:val=&quot;00C73FF7&quot;/&gt;&lt;wsp:rsid wsp:val=&quot;00C75249&quot;/&gt;&lt;wsp:rsid wsp:val=&quot;00C75F31&quot;/&gt;&lt;wsp:rsid wsp:val=&quot;00C76263&quot;/&gt;&lt;wsp:rsid wsp:val=&quot;00C76A89&quot;/&gt;&lt;wsp:rsid wsp:val=&quot;00C77014&quot;/&gt;&lt;wsp:rsid wsp:val=&quot;00C80125&quot;/&gt;&lt;wsp:rsid wsp:val=&quot;00C85C43&quot;/&gt;&lt;wsp:rsid wsp:val=&quot;00C94E0E&quot;/&gt;&lt;wsp:rsid wsp:val=&quot;00C95C5A&quot;/&gt;&lt;wsp:rsid wsp:val=&quot;00C97542&quot;/&gt;&lt;wsp:rsid wsp:val=&quot;00CA0E6F&quot;/&gt;&lt;wsp:rsid wsp:val=&quot;00CA2A1C&quot;/&gt;&lt;wsp:rsid wsp:val=&quot;00CA2EB7&quot;/&gt;&lt;wsp:rsid wsp:val=&quot;00CA6AF7&quot;/&gt;&lt;wsp:rsid wsp:val=&quot;00CA6BFC&quot;/&gt;&lt;wsp:rsid wsp:val=&quot;00CB6270&quot;/&gt;&lt;wsp:rsid wsp:val=&quot;00CB7602&quot;/&gt;&lt;wsp:rsid wsp:val=&quot;00CC5A4B&quot;/&gt;&lt;wsp:rsid wsp:val=&quot;00CC6346&quot;/&gt;&lt;wsp:rsid wsp:val=&quot;00CD385C&quot;/&gt;&lt;wsp:rsid wsp:val=&quot;00CE0C22&quot;/&gt;&lt;wsp:rsid wsp:val=&quot;00CE5545&quot;/&gt;&lt;wsp:rsid wsp:val=&quot;00CE5C1A&quot;/&gt;&lt;wsp:rsid wsp:val=&quot;00CE64FE&quot;/&gt;&lt;wsp:rsid wsp:val=&quot;00CF1E2C&quot;/&gt;&lt;wsp:rsid wsp:val=&quot;00CF5D05&quot;/&gt;&lt;wsp:rsid wsp:val=&quot;00D03D63&quot;/&gt;&lt;wsp:rsid wsp:val=&quot;00D0452D&quot;/&gt;&lt;wsp:rsid wsp:val=&quot;00D074F2&quot;/&gt;&lt;wsp:rsid wsp:val=&quot;00D13700&quot;/&gt;&lt;wsp:rsid wsp:val=&quot;00D15590&quot;/&gt;&lt;wsp:rsid wsp:val=&quot;00D15C1B&quot;/&gt;&lt;wsp:rsid wsp:val=&quot;00D162E5&quot;/&gt;&lt;wsp:rsid wsp:val=&quot;00D16F83&quot;/&gt;&lt;wsp:rsid wsp:val=&quot;00D17886&quot;/&gt;&lt;wsp:rsid wsp:val=&quot;00D25806&quot;/&gt;&lt;wsp:rsid wsp:val=&quot;00D25AFC&quot;/&gt;&lt;wsp:rsid wsp:val=&quot;00D30A1C&quot;/&gt;&lt;wsp:rsid wsp:val=&quot;00D333A3&quot;/&gt;&lt;wsp:rsid wsp:val=&quot;00D33F8D&quot;/&gt;&lt;wsp:rsid wsp:val=&quot;00D34287&quot;/&gt;&lt;wsp:rsid wsp:val=&quot;00D34288&quot;/&gt;&lt;wsp:rsid wsp:val=&quot;00D35652&quot;/&gt;&lt;wsp:rsid wsp:val=&quot;00D46528&quot;/&gt;&lt;wsp:rsid wsp:val=&quot;00D50CD9&quot;/&gt;&lt;wsp:rsid wsp:val=&quot;00D50F9B&quot;/&gt;&lt;wsp:rsid wsp:val=&quot;00D52AB5&quot;/&gt;&lt;wsp:rsid wsp:val=&quot;00D53115&quot;/&gt;&lt;wsp:rsid wsp:val=&quot;00D534E2&quot;/&gt;&lt;wsp:rsid wsp:val=&quot;00D53E1C&quot;/&gt;&lt;wsp:rsid wsp:val=&quot;00D55E4B&quot;/&gt;&lt;wsp:rsid wsp:val=&quot;00D6087D&quot;/&gt;&lt;wsp:rsid wsp:val=&quot;00D614BB&quot;/&gt;&lt;wsp:rsid wsp:val=&quot;00D631FB&quot;/&gt;&lt;wsp:rsid wsp:val=&quot;00D63418&quot;/&gt;&lt;wsp:rsid wsp:val=&quot;00D6503B&quot;/&gt;&lt;wsp:rsid wsp:val=&quot;00D66182&quot;/&gt;&lt;wsp:rsid wsp:val=&quot;00D6678A&quot;/&gt;&lt;wsp:rsid wsp:val=&quot;00D66E44&quot;/&gt;&lt;wsp:rsid wsp:val=&quot;00D67831&quot;/&gt;&lt;wsp:rsid wsp:val=&quot;00D7035A&quot;/&gt;&lt;wsp:rsid wsp:val=&quot;00D7340F&quot;/&gt;&lt;wsp:rsid wsp:val=&quot;00D73EDB&quot;/&gt;&lt;wsp:rsid wsp:val=&quot;00D760AD&quot;/&gt;&lt;wsp:rsid wsp:val=&quot;00D816E0&quot;/&gt;&lt;wsp:rsid wsp:val=&quot;00D857D8&quot;/&gt;&lt;wsp:rsid wsp:val=&quot;00D8614E&quot;/&gt;&lt;wsp:rsid wsp:val=&quot;00D87243&quot;/&gt;&lt;wsp:rsid wsp:val=&quot;00D972A8&quot;/&gt;&lt;wsp:rsid wsp:val=&quot;00D9737B&quot;/&gt;&lt;wsp:rsid wsp:val=&quot;00DA182A&quot;/&gt;&lt;wsp:rsid wsp:val=&quot;00DA4535&quot;/&gt;&lt;wsp:rsid wsp:val=&quot;00DA5231&quot;/&gt;&lt;wsp:rsid wsp:val=&quot;00DA5943&quot;/&gt;&lt;wsp:rsid wsp:val=&quot;00DB0CB1&quot;/&gt;&lt;wsp:rsid wsp:val=&quot;00DB12F4&quot;/&gt;&lt;wsp:rsid wsp:val=&quot;00DB3D26&quot;/&gt;&lt;wsp:rsid wsp:val=&quot;00DB3FD6&quot;/&gt;&lt;wsp:rsid wsp:val=&quot;00DB4BCE&quot;/&gt;&lt;wsp:rsid wsp:val=&quot;00DB5999&quot;/&gt;&lt;wsp:rsid wsp:val=&quot;00DB59E1&quot;/&gt;&lt;wsp:rsid wsp:val=&quot;00DC03C8&quot;/&gt;&lt;wsp:rsid wsp:val=&quot;00DC7108&quot;/&gt;&lt;wsp:rsid wsp:val=&quot;00DD002C&quot;/&gt;&lt;wsp:rsid wsp:val=&quot;00DD34B4&quot;/&gt;&lt;wsp:rsid wsp:val=&quot;00DD513A&quot;/&gt;&lt;wsp:rsid wsp:val=&quot;00DF14DD&quot;/&gt;&lt;wsp:rsid wsp:val=&quot;00DF1677&quot;/&gt;&lt;wsp:rsid wsp:val=&quot;00DF2C93&quot;/&gt;&lt;wsp:rsid wsp:val=&quot;00DF3239&quot;/&gt;&lt;wsp:rsid wsp:val=&quot;00DF64D3&quot;/&gt;&lt;wsp:rsid wsp:val=&quot;00DF6AE2&quot;/&gt;&lt;wsp:rsid wsp:val=&quot;00DF77DE&quot;/&gt;&lt;wsp:rsid wsp:val=&quot;00E00C08&quot;/&gt;&lt;wsp:rsid wsp:val=&quot;00E1591E&quot;/&gt;&lt;wsp:rsid wsp:val=&quot;00E17DD8&quot;/&gt;&lt;wsp:rsid wsp:val=&quot;00E2469A&quot;/&gt;&lt;wsp:rsid wsp:val=&quot;00E26980&quot;/&gt;&lt;wsp:rsid wsp:val=&quot;00E33D97&quot;/&gt;&lt;wsp:rsid wsp:val=&quot;00E41A34&quot;/&gt;&lt;wsp:rsid wsp:val=&quot;00E42765&quot;/&gt;&lt;wsp:rsid wsp:val=&quot;00E4443F&quot;/&gt;&lt;wsp:rsid wsp:val=&quot;00E46A0E&quot;/&gt;&lt;wsp:rsid wsp:val=&quot;00E52035&quot;/&gt;&lt;wsp:rsid wsp:val=&quot;00E57881&quot;/&gt;&lt;wsp:rsid wsp:val=&quot;00E6042E&quot;/&gt;&lt;wsp:rsid wsp:val=&quot;00E6101F&quot;/&gt;&lt;wsp:rsid wsp:val=&quot;00E72E66&quot;/&gt;&lt;wsp:rsid wsp:val=&quot;00E7391B&quot;/&gt;&lt;wsp:rsid wsp:val=&quot;00E75F20&quot;/&gt;&lt;wsp:rsid wsp:val=&quot;00E83556&quot;/&gt;&lt;wsp:rsid wsp:val=&quot;00E854D3&quot;/&gt;&lt;wsp:rsid wsp:val=&quot;00E909B0&quot;/&gt;&lt;wsp:rsid wsp:val=&quot;00E97DC7&quot;/&gt;&lt;wsp:rsid wsp:val=&quot;00EA19A7&quot;/&gt;&lt;wsp:rsid wsp:val=&quot;00EA44A6&quot;/&gt;&lt;wsp:rsid wsp:val=&quot;00EA4D62&quot;/&gt;&lt;wsp:rsid wsp:val=&quot;00EA7617&quot;/&gt;&lt;wsp:rsid wsp:val=&quot;00EC4AAB&quot;/&gt;&lt;wsp:rsid wsp:val=&quot;00EC559D&quot;/&gt;&lt;wsp:rsid wsp:val=&quot;00ED248D&quot;/&gt;&lt;wsp:rsid wsp:val=&quot;00EE47E7&quot;/&gt;&lt;wsp:rsid wsp:val=&quot;00EE6FAA&quot;/&gt;&lt;wsp:rsid wsp:val=&quot;00EE7F3E&quot;/&gt;&lt;wsp:rsid wsp:val=&quot;00EF388F&quot;/&gt;&lt;wsp:rsid wsp:val=&quot;00EF7882&quot;/&gt;&lt;wsp:rsid wsp:val=&quot;00F01C50&quot;/&gt;&lt;wsp:rsid wsp:val=&quot;00F02A5C&quot;/&gt;&lt;wsp:rsid wsp:val=&quot;00F07402&quot;/&gt;&lt;wsp:rsid wsp:val=&quot;00F13D39&quot;/&gt;&lt;wsp:rsid wsp:val=&quot;00F167B1&quot;/&gt;&lt;wsp:rsid wsp:val=&quot;00F20923&quot;/&gt;&lt;wsp:rsid wsp:val=&quot;00F23507&quot;/&gt;&lt;wsp:rsid wsp:val=&quot;00F25927&quot;/&gt;&lt;wsp:rsid wsp:val=&quot;00F2640C&quot;/&gt;&lt;wsp:rsid wsp:val=&quot;00F269C3&quot;/&gt;&lt;wsp:rsid wsp:val=&quot;00F3101F&quot;/&gt;&lt;wsp:rsid wsp:val=&quot;00F35A6B&quot;/&gt;&lt;wsp:rsid wsp:val=&quot;00F36B76&quot;/&gt;&lt;wsp:rsid wsp:val=&quot;00F41070&quot;/&gt;&lt;wsp:rsid wsp:val=&quot;00F4769C&quot;/&gt;&lt;wsp:rsid wsp:val=&quot;00F50712&quot;/&gt;&lt;wsp:rsid wsp:val=&quot;00F51000&quot;/&gt;&lt;wsp:rsid wsp:val=&quot;00F5103D&quot;/&gt;&lt;wsp:rsid wsp:val=&quot;00F52715&quot;/&gt;&lt;wsp:rsid wsp:val=&quot;00F528B9&quot;/&gt;&lt;wsp:rsid wsp:val=&quot;00F55B32&quot;/&gt;&lt;wsp:rsid wsp:val=&quot;00F574E2&quot;/&gt;&lt;wsp:rsid wsp:val=&quot;00F57865&quot;/&gt;&lt;wsp:rsid wsp:val=&quot;00F57AD3&quot;/&gt;&lt;wsp:rsid wsp:val=&quot;00F57DA6&quot;/&gt;&lt;wsp:rsid wsp:val=&quot;00F607B2&quot;/&gt;&lt;wsp:rsid wsp:val=&quot;00F64634&quot;/&gt;&lt;wsp:rsid wsp:val=&quot;00F70C73&quot;/&gt;&lt;wsp:rsid wsp:val=&quot;00F726E6&quot;/&gt;&lt;wsp:rsid wsp:val=&quot;00F80CB4&quot;/&gt;&lt;wsp:rsid wsp:val=&quot;00F87984&quot;/&gt;&lt;wsp:rsid wsp:val=&quot;00F906C7&quot;/&gt;&lt;wsp:rsid wsp:val=&quot;00F909D8&quot;/&gt;&lt;wsp:rsid wsp:val=&quot;00F93F14&quot;/&gt;&lt;wsp:rsid wsp:val=&quot;00FA16E7&quot;/&gt;&lt;wsp:rsid wsp:val=&quot;00FA41C4&quot;/&gt;&lt;wsp:rsid wsp:val=&quot;00FA5395&quot;/&gt;&lt;wsp:rsid wsp:val=&quot;00FA68E2&quot;/&gt;&lt;wsp:rsid wsp:val=&quot;00FA7F69&quot;/&gt;&lt;wsp:rsid wsp:val=&quot;00FB33A5&quot;/&gt;&lt;wsp:rsid wsp:val=&quot;00FC6EA0&quot;/&gt;&lt;wsp:rsid wsp:val=&quot;00FD0472&quot;/&gt;&lt;wsp:rsid wsp:val=&quot;00FD364E&quot;/&gt;&lt;wsp:rsid wsp:val=&quot;00FD7F98&quot;/&gt;&lt;wsp:rsid wsp:val=&quot;00FE75C6&quot;/&gt;&lt;wsp:rsid wsp:val=&quot;00FE75E7&quot;/&gt;&lt;wsp:rsid wsp:val=&quot;00FF4597&quot;/&gt;&lt;wsp:rsid wsp:val=&quot;00FF459A&quot;/&gt;&lt;wsp:rsid wsp:val=&quot;00FF50C9&quot;/&gt;&lt;wsp:rsid wsp:val=&quot;00FF6142&quot;/&gt;&lt;wsp:rsid wsp:val=&quot;00FF6CF6&quot;/&gt;&lt;wsp:rsid wsp:val=&quot;00FF7417&quot;/&gt;&lt;/wsp:rsids&gt;&lt;/w:docPr&gt;&lt;w:body&gt;&lt;wx:sect&gt;&lt;w:p wsp:rsidR=&quot;00000000&quot; wsp:rsidRDefault=&quot;0024608B&quot; wsp:rsidP=&quot;0024608B&quot;&gt;&lt;aml:annotation aml:id=&quot;0&quot; w:type=&quot;Word.Insertion&quot; aml:author=&quot;РРІР°РЅРѕРІ Рњ.Рђ.&quot; aml:createdate=&quot;2026-02-12T12:23:00Z&quot;&gt;&lt;aml:content&gt;&lt;m:oMathPara&gt;&lt;m:oMath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T&lt;/m:t&gt;&lt;/m:r&gt;&lt;m:r&gt;&lt;m:rPr&gt;&lt;m:sty m:val=&quot;p&quot;/&gt;&lt;/m:rPr&gt;&lt;w:rPr&gt;&lt;w:rFonts w:ascii=&quot;Cambria Math&quot; w:h-ansi=&quot;Cambria Math&quot;/&gt;&lt;wx:font wx:val=&quot;Cambria Math&quot;/&gt;&lt;w:vertAlign w:val=&quot;subscript&quot;/&gt;&lt;w:lang w:fareast=&quot;RU&quot;/&gt;&lt;/w:rPr&gt;&lt;m:t&gt;СЌРІР°Рє&lt;/m:t&gt;&lt;/m:r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=&lt;/m:t&gt;&lt;/m:r&gt;&lt;m:f&gt;&lt;m:fPr&gt;&lt;m:ctrl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РљРѕР»РёС‡РµСЃС‚РІРѕ СЌРІР°РєСѓРёСЂРѕРІР°РЅРЅС‹С… СЂР°РЅРµРЅС‹С…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РЎСѓРјРјР°СЂРЅРѕРµ РІСЂРµРјСЏ СЌРІР°РєСѓР°С†РёРё РІСЃРµС… СЂР°РЅРµРЅС‹С…&lt;/m:t&gt;&lt;/m:r&gt;&lt;/m:den&gt;&lt;/m:f&gt;&lt;/m:oMath&gt;&lt;/m:oMathPara&gt;&lt;/aml:content&gt;&lt;/aml:annotation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<v:imagedata r:id="rId8" o:title="" chromakey="white"/>
                    </v:shape>
                  </w:pict>
                </w:del>
              </m:r>
              <m:r>
                <w:del w:id="22" w:author="Иванов М.А." w:date="2026-02-12T12:38:00Z">
                  <m:rPr>
                    <m:sty m:val="p"/>
                  </m:rPr>
                  <w:rPr>
                    <w:rFonts w:ascii="Cambria Math" w:eastAsia="Calibri" w:hAnsi="Cambria Math"/>
                    <w:position w:val="-20"/>
                    <w:rPrChange w:id="23" w:author="Иванов М.А." w:date="2026-02-12T12:38:00Z">
                      <w:rPr>
                        <w:rFonts w:eastAsia="Calibri"/>
                        <w:position w:val="-20"/>
                      </w:rPr>
                    </w:rPrChange>
                  </w:rPr>
                  <w:fldChar w:fldCharType="end"/>
                </w:del>
              </m:r>
              <m:r>
                <w:del w:id="24" w:author="Иванов М.А." w:date="2026-02-12T12:23:00Z">
                  <m:rPr>
                    <m:sty m:val="p"/>
                  </m:rPr>
                  <w:rPr>
                    <w:rFonts w:ascii="Cambria Math" w:eastAsia="Calibri" w:hAnsi="Cambria Math"/>
                    <w:position w:val="-20"/>
                    <w:rPrChange w:id="25" w:author="Иванов М.А." w:date="2026-02-12T12:38:00Z">
                      <w:rPr>
                        <w:rFonts w:ascii="Cambria Math" w:eastAsia="Calibri" w:hAnsi="Cambria Math"/>
                        <w:position w:val="-20"/>
                      </w:rPr>
                    </w:rPrChange>
                  </w:rPr>
                  <w:pict w14:anchorId="2DE40B8E">
                    <v:shape id="_x0000_i1034" type="#_x0000_t75" style="width:336.75pt;height:36.7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5&lt;/o:Version&gt;&lt;/o:DocumentProperties&gt;&lt;w:docPr&gt;&lt;w:view w:val=&quot;print&quot;/&gt;&lt;w:zoom w:val=&quot;best-fit&quot; w:percent=&quot;110&quot;/&gt;&lt;w:doNotEmbedSystemFonts/&gt;&lt;w:revisionView w:markup=&quot;off&quot; w:comments=&quot;off&quot; w:ins-del=&quot;off&quot; w:formatting=&quot;off&quot; w:ink-annotations=&quot;off&quot;/&gt;&lt;w:defaultTabStop w:val=&quot;708&quot;/&gt;&lt;w:drawingGridHorizontalSpacing w:val=&quot;120&quot;/&gt;&lt;w:displayHorizontalDrawingGridEvery w:val=&quot;2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152F87&quot;/&gt;&lt;wsp:rsid wsp:val=&quot;00000BB1&quot;/&gt;&lt;wsp:rsid wsp:val=&quot;000054B1&quot;/&gt;&lt;wsp:rsid wsp:val=&quot;00006F55&quot;/&gt;&lt;wsp:rsid wsp:val=&quot;0001206A&quot;/&gt;&lt;wsp:rsid wsp:val=&quot;00014032&quot;/&gt;&lt;wsp:rsid wsp:val=&quot;00015FC6&quot;/&gt;&lt;wsp:rsid wsp:val=&quot;000228A0&quot;/&gt;&lt;wsp:rsid wsp:val=&quot;000266D4&quot;/&gt;&lt;wsp:rsid wsp:val=&quot;000277A6&quot;/&gt;&lt;wsp:rsid wsp:val=&quot;000279D8&quot;/&gt;&lt;wsp:rsid wsp:val=&quot;00030C3C&quot;/&gt;&lt;wsp:rsid wsp:val=&quot;00036358&quot;/&gt;&lt;wsp:rsid wsp:val=&quot;00036F1C&quot;/&gt;&lt;wsp:rsid wsp:val=&quot;0003736D&quot;/&gt;&lt;wsp:rsid wsp:val=&quot;00037988&quot;/&gt;&lt;wsp:rsid wsp:val=&quot;0004729A&quot;/&gt;&lt;wsp:rsid wsp:val=&quot;00047809&quot;/&gt;&lt;wsp:rsid wsp:val=&quot;000522BF&quot;/&gt;&lt;wsp:rsid wsp:val=&quot;00063FB9&quot;/&gt;&lt;wsp:rsid wsp:val=&quot;00065AB5&quot;/&gt;&lt;wsp:rsid wsp:val=&quot;0006655F&quot;/&gt;&lt;wsp:rsid wsp:val=&quot;00066D68&quot;/&gt;&lt;wsp:rsid wsp:val=&quot;00067CA2&quot;/&gt;&lt;wsp:rsid wsp:val=&quot;000724D7&quot;/&gt;&lt;wsp:rsid wsp:val=&quot;0008416D&quot;/&gt;&lt;wsp:rsid wsp:val=&quot;00086C61&quot;/&gt;&lt;wsp:rsid wsp:val=&quot;00087954&quot;/&gt;&lt;wsp:rsid wsp:val=&quot;000A04FF&quot;/&gt;&lt;wsp:rsid wsp:val=&quot;000A06DF&quot;/&gt;&lt;wsp:rsid wsp:val=&quot;000A29A5&quot;/&gt;&lt;wsp:rsid wsp:val=&quot;000A2EA9&quot;/&gt;&lt;wsp:rsid wsp:val=&quot;000A7422&quot;/&gt;&lt;wsp:rsid wsp:val=&quot;000B0B53&quot;/&gt;&lt;wsp:rsid wsp:val=&quot;000B1E4B&quot;/&gt;&lt;wsp:rsid wsp:val=&quot;000B3C85&quot;/&gt;&lt;wsp:rsid wsp:val=&quot;000B5955&quot;/&gt;&lt;wsp:rsid wsp:val=&quot;000B5E97&quot;/&gt;&lt;wsp:rsid wsp:val=&quot;000C0BBE&quot;/&gt;&lt;wsp:rsid wsp:val=&quot;000C3DC1&quot;/&gt;&lt;wsp:rsid wsp:val=&quot;000C4BE4&quot;/&gt;&lt;wsp:rsid wsp:val=&quot;000D05B3&quot;/&gt;&lt;wsp:rsid wsp:val=&quot;000D0AB6&quot;/&gt;&lt;wsp:rsid wsp:val=&quot;000D4A5D&quot;/&gt;&lt;wsp:rsid wsp:val=&quot;000D6028&quot;/&gt;&lt;wsp:rsid wsp:val=&quot;000D7384&quot;/&gt;&lt;wsp:rsid wsp:val=&quot;000D7972&quot;/&gt;&lt;wsp:rsid wsp:val=&quot;000D7D4F&quot;/&gt;&lt;wsp:rsid wsp:val=&quot;000E154F&quot;/&gt;&lt;wsp:rsid wsp:val=&quot;000E4E4D&quot;/&gt;&lt;wsp:rsid wsp:val=&quot;000E6680&quot;/&gt;&lt;wsp:rsid wsp:val=&quot;000E6B5D&quot;/&gt;&lt;wsp:rsid wsp:val=&quot;000F0F51&quot;/&gt;&lt;wsp:rsid wsp:val=&quot;000F46E3&quot;/&gt;&lt;wsp:rsid wsp:val=&quot;000F539C&quot;/&gt;&lt;wsp:rsid wsp:val=&quot;000F71AB&quot;/&gt;&lt;wsp:rsid wsp:val=&quot;0010095F&quot;/&gt;&lt;wsp:rsid wsp:val=&quot;0010196F&quot;/&gt;&lt;wsp:rsid wsp:val=&quot;0010371B&quot;/&gt;&lt;wsp:rsid wsp:val=&quot;00106167&quot;/&gt;&lt;wsp:rsid wsp:val=&quot;00110572&quot;/&gt;&lt;wsp:rsid wsp:val=&quot;00110FE2&quot;/&gt;&lt;wsp:rsid wsp:val=&quot;00111647&quot;/&gt;&lt;wsp:rsid wsp:val=&quot;00115388&quot;/&gt;&lt;wsp:rsid wsp:val=&quot;001156F8&quot;/&gt;&lt;wsp:rsid wsp:val=&quot;00116731&quot;/&gt;&lt;wsp:rsid wsp:val=&quot;001229D7&quot;/&gt;&lt;wsp:rsid wsp:val=&quot;001326F1&quot;/&gt;&lt;wsp:rsid wsp:val=&quot;00133B57&quot;/&gt;&lt;wsp:rsid wsp:val=&quot;0013501B&quot;/&gt;&lt;wsp:rsid wsp:val=&quot;00136433&quot;/&gt;&lt;wsp:rsid wsp:val=&quot;00142BAD&quot;/&gt;&lt;wsp:rsid wsp:val=&quot;00142BCE&quot;/&gt;&lt;wsp:rsid wsp:val=&quot;0014495C&quot;/&gt;&lt;wsp:rsid wsp:val=&quot;00144E70&quot;/&gt;&lt;wsp:rsid wsp:val=&quot;001455B0&quot;/&gt;&lt;wsp:rsid wsp:val=&quot;00150A2C&quot;/&gt;&lt;wsp:rsid wsp:val=&quot;00152F87&quot;/&gt;&lt;wsp:rsid wsp:val=&quot;00155656&quot;/&gt;&lt;wsp:rsid wsp:val=&quot;00155F81&quot;/&gt;&lt;wsp:rsid wsp:val=&quot;001612FA&quot;/&gt;&lt;wsp:rsid wsp:val=&quot;00161B85&quot;/&gt;&lt;wsp:rsid wsp:val=&quot;0017326B&quot;/&gt;&lt;wsp:rsid wsp:val=&quot;001740DA&quot;/&gt;&lt;wsp:rsid wsp:val=&quot;001754FA&quot;/&gt;&lt;wsp:rsid wsp:val=&quot;0017674E&quot;/&gt;&lt;wsp:rsid wsp:val=&quot;001771B4&quot;/&gt;&lt;wsp:rsid wsp:val=&quot;001774A3&quot;/&gt;&lt;wsp:rsid wsp:val=&quot;001827FE&quot;/&gt;&lt;wsp:rsid wsp:val=&quot;00183C38&quot;/&gt;&lt;wsp:rsid wsp:val=&quot;0018543B&quot;/&gt;&lt;wsp:rsid wsp:val=&quot;0018709E&quot;/&gt;&lt;wsp:rsid wsp:val=&quot;0019640E&quot;/&gt;&lt;wsp:rsid wsp:val=&quot;0019770A&quot;/&gt;&lt;wsp:rsid wsp:val=&quot;001977A8&quot;/&gt;&lt;wsp:rsid wsp:val=&quot;001A12AB&quot;/&gt;&lt;wsp:rsid wsp:val=&quot;001A4EBD&quot;/&gt;&lt;wsp:rsid wsp:val=&quot;001B071A&quot;/&gt;&lt;wsp:rsid wsp:val=&quot;001B0723&quot;/&gt;&lt;wsp:rsid wsp:val=&quot;001B08B8&quot;/&gt;&lt;wsp:rsid wsp:val=&quot;001B1E88&quot;/&gt;&lt;wsp:rsid wsp:val=&quot;001B6D01&quot;/&gt;&lt;wsp:rsid wsp:val=&quot;001C0BCE&quot;/&gt;&lt;wsp:rsid wsp:val=&quot;001D33DA&quot;/&gt;&lt;wsp:rsid wsp:val=&quot;001D6A4A&quot;/&gt;&lt;wsp:rsid wsp:val=&quot;001E5D1C&quot;/&gt;&lt;wsp:rsid wsp:val=&quot;001E6DB1&quot;/&gt;&lt;wsp:rsid wsp:val=&quot;001F0794&quot;/&gt;&lt;wsp:rsid wsp:val=&quot;001F0E77&quot;/&gt;&lt;wsp:rsid wsp:val=&quot;001F1AC8&quot;/&gt;&lt;wsp:rsid wsp:val=&quot;001F3921&quot;/&gt;&lt;wsp:rsid wsp:val=&quot;001F4506&quot;/&gt;&lt;wsp:rsid wsp:val=&quot;001F48F4&quot;/&gt;&lt;wsp:rsid wsp:val=&quot;001F7F97&quot;/&gt;&lt;wsp:rsid wsp:val=&quot;00202018&quot;/&gt;&lt;wsp:rsid wsp:val=&quot;00203647&quot;/&gt;&lt;wsp:rsid wsp:val=&quot;00212C2D&quot;/&gt;&lt;wsp:rsid wsp:val=&quot;00214325&quot;/&gt;&lt;wsp:rsid wsp:val=&quot;00214D4F&quot;/&gt;&lt;wsp:rsid wsp:val=&quot;002207F9&quot;/&gt;&lt;wsp:rsid wsp:val=&quot;0023097A&quot;/&gt;&lt;wsp:rsid wsp:val=&quot;00230D49&quot;/&gt;&lt;wsp:rsid wsp:val=&quot;00232063&quot;/&gt;&lt;wsp:rsid wsp:val=&quot;002354C3&quot;/&gt;&lt;wsp:rsid wsp:val=&quot;00240DD9&quot;/&gt;&lt;wsp:rsid wsp:val=&quot;00241542&quot;/&gt;&lt;wsp:rsid wsp:val=&quot;00244C8C&quot;/&gt;&lt;wsp:rsid wsp:val=&quot;00247DC4&quot;/&gt;&lt;wsp:rsid wsp:val=&quot;0025062E&quot;/&gt;&lt;wsp:rsid wsp:val=&quot;00252A78&quot;/&gt;&lt;wsp:rsid wsp:val=&quot;00253F0E&quot;/&gt;&lt;wsp:rsid wsp:val=&quot;002547F1&quot;/&gt;&lt;wsp:rsid wsp:val=&quot;002567E0&quot;/&gt;&lt;wsp:rsid wsp:val=&quot;0027130B&quot;/&gt;&lt;wsp:rsid wsp:val=&quot;00271E34&quot;/&gt;&lt;wsp:rsid wsp:val=&quot;00274828&quot;/&gt;&lt;wsp:rsid wsp:val=&quot;002773D7&quot;/&gt;&lt;wsp:rsid wsp:val=&quot;00280FA5&quot;/&gt;&lt;wsp:rsid wsp:val=&quot;00281429&quot;/&gt;&lt;wsp:rsid wsp:val=&quot;0028157E&quot;/&gt;&lt;wsp:rsid wsp:val=&quot;00287279&quot;/&gt;&lt;wsp:rsid wsp:val=&quot;00287ED3&quot;/&gt;&lt;wsp:rsid wsp:val=&quot;00293828&quot;/&gt;&lt;wsp:rsid wsp:val=&quot;00294A1F&quot;/&gt;&lt;wsp:rsid wsp:val=&quot;00297601&quot;/&gt;&lt;wsp:rsid wsp:val=&quot;002A4DC0&quot;/&gt;&lt;wsp:rsid wsp:val=&quot;002A502F&quot;/&gt;&lt;wsp:rsid wsp:val=&quot;002A61E0&quot;/&gt;&lt;wsp:rsid wsp:val=&quot;002B04D6&quot;/&gt;&lt;wsp:rsid wsp:val=&quot;002B3E28&quot;/&gt;&lt;wsp:rsid wsp:val=&quot;002B7E75&quot;/&gt;&lt;wsp:rsid wsp:val=&quot;002B7F19&quot;/&gt;&lt;wsp:rsid wsp:val=&quot;002C4935&quot;/&gt;&lt;wsp:rsid wsp:val=&quot;002C7AC8&quot;/&gt;&lt;wsp:rsid wsp:val=&quot;002C7BAD&quot;/&gt;&lt;wsp:rsid wsp:val=&quot;002C7FA1&quot;/&gt;&lt;wsp:rsid wsp:val=&quot;002D08C9&quot;/&gt;&lt;wsp:rsid wsp:val=&quot;002D23D0&quot;/&gt;&lt;wsp:rsid wsp:val=&quot;002D6756&quot;/&gt;&lt;wsp:rsid wsp:val=&quot;002D69C2&quot;/&gt;&lt;wsp:rsid wsp:val=&quot;002D7753&quot;/&gt;&lt;wsp:rsid wsp:val=&quot;002E7EEC&quot;/&gt;&lt;wsp:rsid wsp:val=&quot;002F08E5&quot;/&gt;&lt;wsp:rsid wsp:val=&quot;002F33CB&quot;/&gt;&lt;wsp:rsid wsp:val=&quot;002F4F5B&quot;/&gt;&lt;wsp:rsid wsp:val=&quot;0030169A&quot;/&gt;&lt;wsp:rsid wsp:val=&quot;00305EB1&quot;/&gt;&lt;wsp:rsid wsp:val=&quot;00306BB5&quot;/&gt;&lt;wsp:rsid wsp:val=&quot;00312DC0&quot;/&gt;&lt;wsp:rsid wsp:val=&quot;00313251&quot;/&gt;&lt;wsp:rsid wsp:val=&quot;003148D1&quot;/&gt;&lt;wsp:rsid wsp:val=&quot;00316647&quot;/&gt;&lt;wsp:rsid wsp:val=&quot;0032016E&quot;/&gt;&lt;wsp:rsid wsp:val=&quot;0032684A&quot;/&gt;&lt;wsp:rsid wsp:val=&quot;003274E7&quot;/&gt;&lt;wsp:rsid wsp:val=&quot;003300E5&quot;/&gt;&lt;wsp:rsid wsp:val=&quot;003340A4&quot;/&gt;&lt;wsp:rsid wsp:val=&quot;00335047&quot;/&gt;&lt;wsp:rsid wsp:val=&quot;00340C33&quot;/&gt;&lt;wsp:rsid wsp:val=&quot;00342F64&quot;/&gt;&lt;wsp:rsid wsp:val=&quot;00342FD6&quot;/&gt;&lt;wsp:rsid wsp:val=&quot;00343E65&quot;/&gt;&lt;wsp:rsid wsp:val=&quot;00354E58&quot;/&gt;&lt;wsp:rsid wsp:val=&quot;00362141&quot;/&gt;&lt;wsp:rsid wsp:val=&quot;00362AF7&quot;/&gt;&lt;wsp:rsid wsp:val=&quot;003638BE&quot;/&gt;&lt;wsp:rsid wsp:val=&quot;00366887&quot;/&gt;&lt;wsp:rsid wsp:val=&quot;00367DFF&quot;/&gt;&lt;wsp:rsid wsp:val=&quot;00371C1F&quot;/&gt;&lt;wsp:rsid wsp:val=&quot;003738F6&quot;/&gt;&lt;wsp:rsid wsp:val=&quot;00376EF5&quot;/&gt;&lt;wsp:rsid wsp:val=&quot;003803F0&quot;/&gt;&lt;wsp:rsid wsp:val=&quot;00381EE0&quot;/&gt;&lt;wsp:rsid wsp:val=&quot;003824F7&quot;/&gt;&lt;wsp:rsid wsp:val=&quot;00383964&quot;/&gt;&lt;wsp:rsid wsp:val=&quot;003877E3&quot;/&gt;&lt;wsp:rsid wsp:val=&quot;0039095F&quot;/&gt;&lt;wsp:rsid wsp:val=&quot;00390B26&quot;/&gt;&lt;wsp:rsid wsp:val=&quot;00391BD7&quot;/&gt;&lt;wsp:rsid wsp:val=&quot;003936E2&quot;/&gt;&lt;wsp:rsid wsp:val=&quot;003939BE&quot;/&gt;&lt;wsp:rsid wsp:val=&quot;0039640A&quot;/&gt;&lt;wsp:rsid wsp:val=&quot;0039701E&quot;/&gt;&lt;wsp:rsid wsp:val=&quot;003A2240&quot;/&gt;&lt;wsp:rsid wsp:val=&quot;003A4972&quot;/&gt;&lt;wsp:rsid wsp:val=&quot;003B22A2&quot;/&gt;&lt;wsp:rsid wsp:val=&quot;003C07DB&quot;/&gt;&lt;wsp:rsid wsp:val=&quot;003C092B&quot;/&gt;&lt;wsp:rsid wsp:val=&quot;003C124B&quot;/&gt;&lt;wsp:rsid wsp:val=&quot;003C1599&quot;/&gt;&lt;wsp:rsid wsp:val=&quot;003C1C5A&quot;/&gt;&lt;wsp:rsid wsp:val=&quot;003C26A4&quot;/&gt;&lt;wsp:rsid wsp:val=&quot;003C4678&quot;/&gt;&lt;wsp:rsid wsp:val=&quot;003E180E&quot;/&gt;&lt;wsp:rsid wsp:val=&quot;003E4315&quot;/&gt;&lt;wsp:rsid wsp:val=&quot;003E533B&quot;/&gt;&lt;wsp:rsid wsp:val=&quot;003E53FA&quot;/&gt;&lt;wsp:rsid wsp:val=&quot;003E6C0B&quot;/&gt;&lt;wsp:rsid wsp:val=&quot;003F10B1&quot;/&gt;&lt;wsp:rsid wsp:val=&quot;003F72FB&quot;/&gt;&lt;wsp:rsid wsp:val=&quot;00401457&quot;/&gt;&lt;wsp:rsid wsp:val=&quot;00402CC4&quot;/&gt;&lt;wsp:rsid wsp:val=&quot;00406077&quot;/&gt;&lt;wsp:rsid wsp:val=&quot;00407885&quot;/&gt;&lt;wsp:rsid wsp:val=&quot;00417080&quot;/&gt;&lt;wsp:rsid wsp:val=&quot;00417DDB&quot;/&gt;&lt;wsp:rsid wsp:val=&quot;004241C1&quot;/&gt;&lt;wsp:rsid wsp:val=&quot;00427FF0&quot;/&gt;&lt;wsp:rsid wsp:val=&quot;00431678&quot;/&gt;&lt;wsp:rsid wsp:val=&quot;004340E8&quot;/&gt;&lt;wsp:rsid wsp:val=&quot;0043468F&quot;/&gt;&lt;wsp:rsid wsp:val=&quot;0043639A&quot;/&gt;&lt;wsp:rsid wsp:val=&quot;0043671C&quot;/&gt;&lt;wsp:rsid wsp:val=&quot;00440DC5&quot;/&gt;&lt;wsp:rsid wsp:val=&quot;00445ADF&quot;/&gt;&lt;wsp:rsid wsp:val=&quot;004518EE&quot;/&gt;&lt;wsp:rsid wsp:val=&quot;00455D41&quot;/&gt;&lt;wsp:rsid wsp:val=&quot;004564C4&quot;/&gt;&lt;wsp:rsid wsp:val=&quot;004570FD&quot;/&gt;&lt;wsp:rsid wsp:val=&quot;004575A0&quot;/&gt;&lt;wsp:rsid wsp:val=&quot;00461F0F&quot;/&gt;&lt;wsp:rsid wsp:val=&quot;00466E65&quot;/&gt;&lt;wsp:rsid wsp:val=&quot;00475144&quot;/&gt;&lt;wsp:rsid wsp:val=&quot;00475C7D&quot;/&gt;&lt;wsp:rsid wsp:val=&quot;0048551F&quot;/&gt;&lt;wsp:rsid wsp:val=&quot;004865B6&quot;/&gt;&lt;wsp:rsid wsp:val=&quot;00492DA1&quot;/&gt;&lt;wsp:rsid wsp:val=&quot;004930F3&quot;/&gt;&lt;wsp:rsid wsp:val=&quot;00497D7B&quot;/&gt;&lt;wsp:rsid wsp:val=&quot;004A10E9&quot;/&gt;&lt;wsp:rsid wsp:val=&quot;004B0524&quot;/&gt;&lt;wsp:rsid wsp:val=&quot;004B165F&quot;/&gt;&lt;wsp:rsid wsp:val=&quot;004B1C8C&quot;/&gt;&lt;wsp:rsid wsp:val=&quot;004B6000&quot;/&gt;&lt;wsp:rsid wsp:val=&quot;004C4714&quot;/&gt;&lt;wsp:rsid wsp:val=&quot;004C48F4&quot;/&gt;&lt;wsp:rsid wsp:val=&quot;004D27CD&quot;/&gt;&lt;wsp:rsid wsp:val=&quot;004D5786&quot;/&gt;&lt;wsp:rsid wsp:val=&quot;004D7A00&quot;/&gt;&lt;wsp:rsid wsp:val=&quot;004E5108&quot;/&gt;&lt;wsp:rsid wsp:val=&quot;004E5620&quot;/&gt;&lt;wsp:rsid wsp:val=&quot;004F116E&quot;/&gt;&lt;wsp:rsid wsp:val=&quot;004F37A3&quot;/&gt;&lt;wsp:rsid wsp:val=&quot;004F39A6&quot;/&gt;&lt;wsp:rsid wsp:val=&quot;004F5B62&quot;/&gt;&lt;wsp:rsid wsp:val=&quot;004F6723&quot;/&gt;&lt;wsp:rsid wsp:val=&quot;0050286A&quot;/&gt;&lt;wsp:rsid wsp:val=&quot;005054E7&quot;/&gt;&lt;wsp:rsid wsp:val=&quot;00511CB1&quot;/&gt;&lt;wsp:rsid wsp:val=&quot;00513766&quot;/&gt;&lt;wsp:rsid wsp:val=&quot;005139C7&quot;/&gt;&lt;wsp:rsid wsp:val=&quot;00514753&quot;/&gt;&lt;wsp:rsid wsp:val=&quot;00515E96&quot;/&gt;&lt;wsp:rsid wsp:val=&quot;00517B35&quot;/&gt;&lt;wsp:rsid wsp:val=&quot;005222D2&quot;/&gt;&lt;wsp:rsid wsp:val=&quot;00523EAE&quot;/&gt;&lt;wsp:rsid wsp:val=&quot;005250B7&quot;/&gt;&lt;wsp:rsid wsp:val=&quot;00527D09&quot;/&gt;&lt;wsp:rsid wsp:val=&quot;00530527&quot;/&gt;&lt;wsp:rsid wsp:val=&quot;00531660&quot;/&gt;&lt;wsp:rsid wsp:val=&quot;00532BDA&quot;/&gt;&lt;wsp:rsid wsp:val=&quot;005359C2&quot;/&gt;&lt;wsp:rsid wsp:val=&quot;005371DD&quot;/&gt;&lt;wsp:rsid wsp:val=&quot;005446DE&quot;/&gt;&lt;wsp:rsid wsp:val=&quot;00544FE1&quot;/&gt;&lt;wsp:rsid wsp:val=&quot;005471E2&quot;/&gt;&lt;wsp:rsid wsp:val=&quot;00551D1D&quot;/&gt;&lt;wsp:rsid wsp:val=&quot;00553473&quot;/&gt;&lt;wsp:rsid wsp:val=&quot;0055369D&quot;/&gt;&lt;wsp:rsid wsp:val=&quot;00553B0B&quot;/&gt;&lt;wsp:rsid wsp:val=&quot;005617F5&quot;/&gt;&lt;wsp:rsid wsp:val=&quot;00564770&quot;/&gt;&lt;wsp:rsid wsp:val=&quot;005757AC&quot;/&gt;&lt;wsp:rsid wsp:val=&quot;00577496&quot;/&gt;&lt;wsp:rsid wsp:val=&quot;00580706&quot;/&gt;&lt;wsp:rsid wsp:val=&quot;00580726&quot;/&gt;&lt;wsp:rsid wsp:val=&quot;00583E13&quot;/&gt;&lt;wsp:rsid wsp:val=&quot;00585963&quot;/&gt;&lt;wsp:rsid wsp:val=&quot;00586359&quot;/&gt;&lt;wsp:rsid wsp:val=&quot;005931A6&quot;/&gt;&lt;wsp:rsid wsp:val=&quot;005939F8&quot;/&gt;&lt;wsp:rsid wsp:val=&quot;005A2603&quot;/&gt;&lt;wsp:rsid wsp:val=&quot;005A4B99&quot;/&gt;&lt;wsp:rsid wsp:val=&quot;005A51BE&quot;/&gt;&lt;wsp:rsid wsp:val=&quot;005A63B7&quot;/&gt;&lt;wsp:rsid wsp:val=&quot;005B1095&quot;/&gt;&lt;wsp:rsid wsp:val=&quot;005B5375&quot;/&gt;&lt;wsp:rsid wsp:val=&quot;005B7CD5&quot;/&gt;&lt;wsp:rsid wsp:val=&quot;005C3A4E&quot;/&gt;&lt;wsp:rsid wsp:val=&quot;005D7FB8&quot;/&gt;&lt;wsp:rsid wsp:val=&quot;005E1C4F&quot;/&gt;&lt;wsp:rsid wsp:val=&quot;005E1EAE&quot;/&gt;&lt;wsp:rsid wsp:val=&quot;005E57E9&quot;/&gt;&lt;wsp:rsid wsp:val=&quot;005E5E47&quot;/&gt;&lt;wsp:rsid wsp:val=&quot;005F23DD&quot;/&gt;&lt;wsp:rsid wsp:val=&quot;0060286C&quot;/&gt;&lt;wsp:rsid wsp:val=&quot;00604616&quot;/&gt;&lt;wsp:rsid wsp:val=&quot;006052C6&quot;/&gt;&lt;wsp:rsid wsp:val=&quot;00606EDF&quot;/&gt;&lt;wsp:rsid wsp:val=&quot;00612EDB&quot;/&gt;&lt;wsp:rsid wsp:val=&quot;00630907&quot;/&gt;&lt;wsp:rsid wsp:val=&quot;00632D0C&quot;/&gt;&lt;wsp:rsid wsp:val=&quot;0063586C&quot;/&gt;&lt;wsp:rsid wsp:val=&quot;00635AFA&quot;/&gt;&lt;wsp:rsid wsp:val=&quot;0064201B&quot;/&gt;&lt;wsp:rsid wsp:val=&quot;00646161&quot;/&gt;&lt;wsp:rsid wsp:val=&quot;00650E04&quot;/&gt;&lt;wsp:rsid wsp:val=&quot;006525FE&quot;/&gt;&lt;wsp:rsid wsp:val=&quot;0065392A&quot;/&gt;&lt;wsp:rsid wsp:val=&quot;0066632E&quot;/&gt;&lt;wsp:rsid wsp:val=&quot;00680586&quot;/&gt;&lt;wsp:rsid wsp:val=&quot;0068402B&quot;/&gt;&lt;wsp:rsid wsp:val=&quot;006875D3&quot;/&gt;&lt;wsp:rsid wsp:val=&quot;006900C4&quot;/&gt;&lt;wsp:rsid wsp:val=&quot;0069148A&quot;/&gt;&lt;wsp:rsid wsp:val=&quot;00691F45&quot;/&gt;&lt;wsp:rsid wsp:val=&quot;00695106&quot;/&gt;&lt;wsp:rsid wsp:val=&quot;006958DC&quot;/&gt;&lt;wsp:rsid wsp:val=&quot;00697B24&quot;/&gt;&lt;wsp:rsid wsp:val=&quot;006A1074&quot;/&gt;&lt;wsp:rsid wsp:val=&quot;006A2375&quot;/&gt;&lt;wsp:rsid wsp:val=&quot;006A6FF6&quot;/&gt;&lt;wsp:rsid wsp:val=&quot;006B1857&quot;/&gt;&lt;wsp:rsid wsp:val=&quot;006B625F&quot;/&gt;&lt;wsp:rsid wsp:val=&quot;006C082C&quot;/&gt;&lt;wsp:rsid wsp:val=&quot;006C30E3&quot;/&gt;&lt;wsp:rsid wsp:val=&quot;006C6D53&quot;/&gt;&lt;wsp:rsid wsp:val=&quot;006D2249&quot;/&gt;&lt;wsp:rsid wsp:val=&quot;006D5029&quot;/&gt;&lt;wsp:rsid wsp:val=&quot;006E2F19&quot;/&gt;&lt;wsp:rsid wsp:val=&quot;006F0949&quot;/&gt;&lt;wsp:rsid wsp:val=&quot;006F1962&quot;/&gt;&lt;wsp:rsid wsp:val=&quot;006F29AB&quot;/&gt;&lt;wsp:rsid wsp:val=&quot;006F6B5C&quot;/&gt;&lt;wsp:rsid wsp:val=&quot;00701E10&quot;/&gt;&lt;wsp:rsid wsp:val=&quot;00703EE6&quot;/&gt;&lt;wsp:rsid wsp:val=&quot;00706313&quot;/&gt;&lt;wsp:rsid wsp:val=&quot;00706F70&quot;/&gt;&lt;wsp:rsid wsp:val=&quot;00707ADC&quot;/&gt;&lt;wsp:rsid wsp:val=&quot;007104D3&quot;/&gt;&lt;wsp:rsid wsp:val=&quot;00712477&quot;/&gt;&lt;wsp:rsid wsp:val=&quot;007130BF&quot;/&gt;&lt;wsp:rsid wsp:val=&quot;0071433E&quot;/&gt;&lt;wsp:rsid wsp:val=&quot;00715571&quot;/&gt;&lt;wsp:rsid wsp:val=&quot;0072256D&quot;/&gt;&lt;wsp:rsid wsp:val=&quot;007230D9&quot;/&gt;&lt;wsp:rsid wsp:val=&quot;00724422&quot;/&gt;&lt;wsp:rsid wsp:val=&quot;007258C4&quot;/&gt;&lt;wsp:rsid wsp:val=&quot;00725D16&quot;/&gt;&lt;wsp:rsid wsp:val=&quot;0073727A&quot;/&gt;&lt;wsp:rsid wsp:val=&quot;00742335&quot;/&gt;&lt;wsp:rsid wsp:val=&quot;00744AE5&quot;/&gt;&lt;wsp:rsid wsp:val=&quot;007470F5&quot;/&gt;&lt;wsp:rsid wsp:val=&quot;00754044&quot;/&gt;&lt;wsp:rsid wsp:val=&quot;007548FB&quot;/&gt;&lt;wsp:rsid wsp:val=&quot;00755E54&quot;/&gt;&lt;wsp:rsid wsp:val=&quot;00760F3A&quot;/&gt;&lt;wsp:rsid wsp:val=&quot;00761816&quot;/&gt;&lt;wsp:rsid wsp:val=&quot;00770C5E&quot;/&gt;&lt;wsp:rsid wsp:val=&quot;00772A01&quot;/&gt;&lt;wsp:rsid wsp:val=&quot;00780A01&quot;/&gt;&lt;wsp:rsid wsp:val=&quot;00780B29&quot;/&gt;&lt;wsp:rsid wsp:val=&quot;00782123&quot;/&gt;&lt;wsp:rsid wsp:val=&quot;007828F7&quot;/&gt;&lt;wsp:rsid wsp:val=&quot;007905B7&quot;/&gt;&lt;wsp:rsid wsp:val=&quot;0079282B&quot;/&gt;&lt;wsp:rsid wsp:val=&quot;007958A5&quot;/&gt;&lt;wsp:rsid wsp:val=&quot;007A0BE2&quot;/&gt;&lt;wsp:rsid wsp:val=&quot;007A481B&quot;/&gt;&lt;wsp:rsid wsp:val=&quot;007A507C&quot;/&gt;&lt;wsp:rsid wsp:val=&quot;007A5341&quot;/&gt;&lt;wsp:rsid wsp:val=&quot;007A5778&quot;/&gt;&lt;wsp:rsid wsp:val=&quot;007A59C3&quot;/&gt;&lt;wsp:rsid wsp:val=&quot;007A5C9F&quot;/&gt;&lt;wsp:rsid wsp:val=&quot;007B12B0&quot;/&gt;&lt;wsp:rsid wsp:val=&quot;007B2893&quot;/&gt;&lt;wsp:rsid wsp:val=&quot;007B4527&quot;/&gt;&lt;wsp:rsid wsp:val=&quot;007B709B&quot;/&gt;&lt;wsp:rsid wsp:val=&quot;007B71AA&quot;/&gt;&lt;wsp:rsid wsp:val=&quot;007C0E20&quot;/&gt;&lt;wsp:rsid wsp:val=&quot;007C529D&quot;/&gt;&lt;wsp:rsid wsp:val=&quot;007D0301&quot;/&gt;&lt;wsp:rsid wsp:val=&quot;007D6325&quot;/&gt;&lt;wsp:rsid wsp:val=&quot;007E03F8&quot;/&gt;&lt;wsp:rsid wsp:val=&quot;007E066E&quot;/&gt;&lt;wsp:rsid wsp:val=&quot;007E10B9&quot;/&gt;&lt;wsp:rsid wsp:val=&quot;007E4984&quot;/&gt;&lt;wsp:rsid wsp:val=&quot;007F197C&quot;/&gt;&lt;wsp:rsid wsp:val=&quot;007F2F47&quot;/&gt;&lt;wsp:rsid wsp:val=&quot;007F6E04&quot;/&gt;&lt;wsp:rsid wsp:val=&quot;007F6F0E&quot;/&gt;&lt;wsp:rsid wsp:val=&quot;00802650&quot;/&gt;&lt;wsp:rsid wsp:val=&quot;008037E2&quot;/&gt;&lt;wsp:rsid wsp:val=&quot;008041E1&quot;/&gt;&lt;wsp:rsid wsp:val=&quot;00804903&quot;/&gt;&lt;wsp:rsid wsp:val=&quot;00805E07&quot;/&gt;&lt;wsp:rsid wsp:val=&quot;00806BC8&quot;/&gt;&lt;wsp:rsid wsp:val=&quot;00810470&quot;/&gt;&lt;wsp:rsid wsp:val=&quot;0081055D&quot;/&gt;&lt;wsp:rsid wsp:val=&quot;00812E81&quot;/&gt;&lt;wsp:rsid wsp:val=&quot;00815C16&quot;/&gt;&lt;wsp:rsid wsp:val=&quot;008168E3&quot;/&gt;&lt;wsp:rsid wsp:val=&quot;00820E69&quot;/&gt;&lt;wsp:rsid wsp:val=&quot;00823244&quot;/&gt;&lt;wsp:rsid wsp:val=&quot;008232B7&quot;/&gt;&lt;wsp:rsid wsp:val=&quot;008349A3&quot;/&gt;&lt;wsp:rsid wsp:val=&quot;00834CB1&quot;/&gt;&lt;wsp:rsid wsp:val=&quot;00841327&quot;/&gt;&lt;wsp:rsid wsp:val=&quot;00844E3F&quot;/&gt;&lt;wsp:rsid wsp:val=&quot;00845B07&quot;/&gt;&lt;wsp:rsid wsp:val=&quot;00845C29&quot;/&gt;&lt;wsp:rsid wsp:val=&quot;00845D30&quot;/&gt;&lt;wsp:rsid wsp:val=&quot;00847304&quot;/&gt;&lt;wsp:rsid wsp:val=&quot;0084758E&quot;/&gt;&lt;wsp:rsid wsp:val=&quot;00856DED&quot;/&gt;&lt;wsp:rsid wsp:val=&quot;00860C39&quot;/&gt;&lt;wsp:rsid wsp:val=&quot;00861894&quot;/&gt;&lt;wsp:rsid wsp:val=&quot;00861C8F&quot;/&gt;&lt;wsp:rsid wsp:val=&quot;00862EFB&quot;/&gt;&lt;wsp:rsid wsp:val=&quot;00864594&quot;/&gt;&lt;wsp:rsid wsp:val=&quot;008667C1&quot;/&gt;&lt;wsp:rsid wsp:val=&quot;008749EE&quot;/&gt;&lt;wsp:rsid wsp:val=&quot;00880289&quot;/&gt;&lt;wsp:rsid wsp:val=&quot;008812EB&quot;/&gt;&lt;wsp:rsid wsp:val=&quot;00883343&quot;/&gt;&lt;wsp:rsid wsp:val=&quot;008838EE&quot;/&gt;&lt;wsp:rsid wsp:val=&quot;00883A47&quot;/&gt;&lt;wsp:rsid wsp:val=&quot;00884A90&quot;/&gt;&lt;wsp:rsid wsp:val=&quot;00887763&quot;/&gt;&lt;wsp:rsid wsp:val=&quot;008915A5&quot;/&gt;&lt;wsp:rsid wsp:val=&quot;008935D2&quot;/&gt;&lt;wsp:rsid wsp:val=&quot;00896381&quot;/&gt;&lt;wsp:rsid wsp:val=&quot;008965DF&quot;/&gt;&lt;wsp:rsid wsp:val=&quot;008A24CA&quot;/&gt;&lt;wsp:rsid wsp:val=&quot;008A2DF4&quot;/&gt;&lt;wsp:rsid wsp:val=&quot;008A449B&quot;/&gt;&lt;wsp:rsid wsp:val=&quot;008A62CD&quot;/&gt;&lt;wsp:rsid wsp:val=&quot;008A6CE2&quot;/&gt;&lt;wsp:rsid wsp:val=&quot;008B173B&quot;/&gt;&lt;wsp:rsid wsp:val=&quot;008B753A&quot;/&gt;&lt;wsp:rsid wsp:val=&quot;008B7809&quot;/&gt;&lt;wsp:rsid wsp:val=&quot;008D3324&quot;/&gt;&lt;wsp:rsid wsp:val=&quot;008D6FB1&quot;/&gt;&lt;wsp:rsid wsp:val=&quot;008E3226&quot;/&gt;&lt;wsp:rsid wsp:val=&quot;008E7A14&quot;/&gt;&lt;wsp:rsid wsp:val=&quot;008F2DD3&quot;/&gt;&lt;wsp:rsid wsp:val=&quot;008F5060&quot;/&gt;&lt;wsp:rsid wsp:val=&quot;009019F0&quot;/&gt;&lt;wsp:rsid wsp:val=&quot;00905D17&quot;/&gt;&lt;wsp:rsid wsp:val=&quot;009101B2&quot;/&gt;&lt;wsp:rsid wsp:val=&quot;00910FE8&quot;/&gt;&lt;wsp:rsid wsp:val=&quot;0091352E&quot;/&gt;&lt;wsp:rsid wsp:val=&quot;00923904&quot;/&gt;&lt;wsp:rsid wsp:val=&quot;009247CE&quot;/&gt;&lt;wsp:rsid wsp:val=&quot;00924ABE&quot;/&gt;&lt;wsp:rsid wsp:val=&quot;00925E6D&quot;/&gt;&lt;wsp:rsid wsp:val=&quot;00930565&quot;/&gt;&lt;wsp:rsid wsp:val=&quot;00931B14&quot;/&gt;&lt;wsp:rsid wsp:val=&quot;00934260&quot;/&gt;&lt;wsp:rsid wsp:val=&quot;00940AF8&quot;/&gt;&lt;wsp:rsid wsp:val=&quot;00947BC2&quot;/&gt;&lt;wsp:rsid wsp:val=&quot;00947F45&quot;/&gt;&lt;wsp:rsid wsp:val=&quot;00950E94&quot;/&gt;&lt;wsp:rsid wsp:val=&quot;00953AA9&quot;/&gt;&lt;wsp:rsid wsp:val=&quot;00964599&quot;/&gt;&lt;wsp:rsid wsp:val=&quot;00967618&quot;/&gt;&lt;wsp:rsid wsp:val=&quot;00973B24&quot;/&gt;&lt;wsp:rsid wsp:val=&quot;00974020&quot;/&gt;&lt;wsp:rsid wsp:val=&quot;00977E46&quot;/&gt;&lt;wsp:rsid wsp:val=&quot;009819C9&quot;/&gt;&lt;wsp:rsid wsp:val=&quot;00995338&quot;/&gt;&lt;wsp:rsid wsp:val=&quot;0099574D&quot;/&gt;&lt;wsp:rsid wsp:val=&quot;009A4C95&quot;/&gt;&lt;wsp:rsid wsp:val=&quot;009A5AF1&quot;/&gt;&lt;wsp:rsid wsp:val=&quot;009A6732&quot;/&gt;&lt;wsp:rsid wsp:val=&quot;009A751F&quot;/&gt;&lt;wsp:rsid wsp:val=&quot;009A78DC&quot;/&gt;&lt;wsp:rsid wsp:val=&quot;009A7F50&quot;/&gt;&lt;wsp:rsid wsp:val=&quot;009B0424&quot;/&gt;&lt;wsp:rsid wsp:val=&quot;009B341D&quot;/&gt;&lt;wsp:rsid wsp:val=&quot;009B706E&quot;/&gt;&lt;wsp:rsid wsp:val=&quot;009B709E&quot;/&gt;&lt;wsp:rsid wsp:val=&quot;009C1365&quot;/&gt;&lt;wsp:rsid wsp:val=&quot;009C2AEF&quot;/&gt;&lt;wsp:rsid wsp:val=&quot;009C77A3&quot;/&gt;&lt;wsp:rsid wsp:val=&quot;009D3BF5&quot;/&gt;&lt;wsp:rsid wsp:val=&quot;009D426C&quot;/&gt;&lt;wsp:rsid wsp:val=&quot;009D72B6&quot;/&gt;&lt;wsp:rsid wsp:val=&quot;009D7CB7&quot;/&gt;&lt;wsp:rsid wsp:val=&quot;009E1099&quot;/&gt;&lt;wsp:rsid wsp:val=&quot;009E1EFC&quot;/&gt;&lt;wsp:rsid wsp:val=&quot;009F00A9&quot;/&gt;&lt;wsp:rsid wsp:val=&quot;009F74ED&quot;/&gt;&lt;wsp:rsid wsp:val=&quot;00A01007&quot;/&gt;&lt;wsp:rsid wsp:val=&quot;00A0162E&quot;/&gt;&lt;wsp:rsid wsp:val=&quot;00A01A7A&quot;/&gt;&lt;wsp:rsid wsp:val=&quot;00A01B55&quot;/&gt;&lt;wsp:rsid wsp:val=&quot;00A03BA2&quot;/&gt;&lt;wsp:rsid wsp:val=&quot;00A12D71&quot;/&gt;&lt;wsp:rsid wsp:val=&quot;00A13A2E&quot;/&gt;&lt;wsp:rsid wsp:val=&quot;00A1525F&quot;/&gt;&lt;wsp:rsid wsp:val=&quot;00A21351&quot;/&gt;&lt;wsp:rsid wsp:val=&quot;00A230C1&quot;/&gt;&lt;wsp:rsid wsp:val=&quot;00A24C63&quot;/&gt;&lt;wsp:rsid wsp:val=&quot;00A27C44&quot;/&gt;&lt;wsp:rsid wsp:val=&quot;00A30D8A&quot;/&gt;&lt;wsp:rsid wsp:val=&quot;00A31E74&quot;/&gt;&lt;wsp:rsid wsp:val=&quot;00A37021&quot;/&gt;&lt;wsp:rsid wsp:val=&quot;00A41CB8&quot;/&gt;&lt;wsp:rsid wsp:val=&quot;00A4225C&quot;/&gt;&lt;wsp:rsid wsp:val=&quot;00A44A80&quot;/&gt;&lt;wsp:rsid wsp:val=&quot;00A452AF&quot;/&gt;&lt;wsp:rsid wsp:val=&quot;00A50130&quot;/&gt;&lt;wsp:rsid wsp:val=&quot;00A51F38&quot;/&gt;&lt;wsp:rsid wsp:val=&quot;00A543CD&quot;/&gt;&lt;wsp:rsid wsp:val=&quot;00A567B9&quot;/&gt;&lt;wsp:rsid wsp:val=&quot;00A620D9&quot;/&gt;&lt;wsp:rsid wsp:val=&quot;00A64FDF&quot;/&gt;&lt;wsp:rsid wsp:val=&quot;00A6501F&quot;/&gt;&lt;wsp:rsid wsp:val=&quot;00A70994&quot;/&gt;&lt;wsp:rsid wsp:val=&quot;00A74598&quot;/&gt;&lt;wsp:rsid wsp:val=&quot;00A81F82&quot;/&gt;&lt;wsp:rsid wsp:val=&quot;00A91675&quot;/&gt;&lt;wsp:rsid wsp:val=&quot;00A91821&quot;/&gt;&lt;wsp:rsid wsp:val=&quot;00A932BB&quot;/&gt;&lt;wsp:rsid wsp:val=&quot;00A971FA&quot;/&gt;&lt;wsp:rsid wsp:val=&quot;00A97AC2&quot;/&gt;&lt;wsp:rsid wsp:val=&quot;00A97E0B&quot;/&gt;&lt;wsp:rsid wsp:val=&quot;00AA17E5&quot;/&gt;&lt;wsp:rsid wsp:val=&quot;00AA301A&quot;/&gt;&lt;wsp:rsid wsp:val=&quot;00AB0438&quot;/&gt;&lt;wsp:rsid wsp:val=&quot;00AB1D42&quot;/&gt;&lt;wsp:rsid wsp:val=&quot;00AB250C&quot;/&gt;&lt;wsp:rsid wsp:val=&quot;00AB5D15&quot;/&gt;&lt;wsp:rsid wsp:val=&quot;00AB7B42&quot;/&gt;&lt;wsp:rsid wsp:val=&quot;00AC10E9&quot;/&gt;&lt;wsp:rsid wsp:val=&quot;00AC4C16&quot;/&gt;&lt;wsp:rsid wsp:val=&quot;00AC7364&quot;/&gt;&lt;wsp:rsid wsp:val=&quot;00AD4F39&quot;/&gt;&lt;wsp:rsid wsp:val=&quot;00AD62D0&quot;/&gt;&lt;wsp:rsid wsp:val=&quot;00AD6EB3&quot;/&gt;&lt;wsp:rsid wsp:val=&quot;00AE2809&quot;/&gt;&lt;wsp:rsid wsp:val=&quot;00AE3CEE&quot;/&gt;&lt;wsp:rsid wsp:val=&quot;00AF05DD&quot;/&gt;&lt;wsp:rsid wsp:val=&quot;00AF45A0&quot;/&gt;&lt;wsp:rsid wsp:val=&quot;00AF489C&quot;/&gt;&lt;wsp:rsid wsp:val=&quot;00B03699&quot;/&gt;&lt;wsp:rsid wsp:val=&quot;00B03CBD&quot;/&gt;&lt;wsp:rsid wsp:val=&quot;00B1259E&quot;/&gt;&lt;wsp:rsid wsp:val=&quot;00B23FBB&quot;/&gt;&lt;wsp:rsid wsp:val=&quot;00B24A02&quot;/&gt;&lt;wsp:rsid wsp:val=&quot;00B2696A&quot;/&gt;&lt;wsp:rsid wsp:val=&quot;00B26E24&quot;/&gt;&lt;wsp:rsid wsp:val=&quot;00B319BE&quot;/&gt;&lt;wsp:rsid wsp:val=&quot;00B366A7&quot;/&gt;&lt;wsp:rsid wsp:val=&quot;00B40B6C&quot;/&gt;&lt;wsp:rsid wsp:val=&quot;00B43066&quot;/&gt;&lt;wsp:rsid wsp:val=&quot;00B45C44&quot;/&gt;&lt;wsp:rsid wsp:val=&quot;00B47CFB&quot;/&gt;&lt;wsp:rsid wsp:val=&quot;00B51C48&quot;/&gt;&lt;wsp:rsid wsp:val=&quot;00B530E5&quot;/&gt;&lt;wsp:rsid wsp:val=&quot;00B604B6&quot;/&gt;&lt;wsp:rsid wsp:val=&quot;00B6663F&quot;/&gt;&lt;wsp:rsid wsp:val=&quot;00B673EC&quot;/&gt;&lt;wsp:rsid wsp:val=&quot;00B72F83&quot;/&gt;&lt;wsp:rsid wsp:val=&quot;00B732C8&quot;/&gt;&lt;wsp:rsid wsp:val=&quot;00B7549A&quot;/&gt;&lt;wsp:rsid wsp:val=&quot;00B76EB0&quot;/&gt;&lt;wsp:rsid wsp:val=&quot;00B8038D&quot;/&gt;&lt;wsp:rsid wsp:val=&quot;00B80632&quot;/&gt;&lt;wsp:rsid wsp:val=&quot;00B81470&quot;/&gt;&lt;wsp:rsid wsp:val=&quot;00B83807&quot;/&gt;&lt;wsp:rsid wsp:val=&quot;00BA2602&quot;/&gt;&lt;wsp:rsid wsp:val=&quot;00BA3846&quot;/&gt;&lt;wsp:rsid wsp:val=&quot;00BA38A8&quot;/&gt;&lt;wsp:rsid wsp:val=&quot;00BA3A97&quot;/&gt;&lt;wsp:rsid wsp:val=&quot;00BA5DA6&quot;/&gt;&lt;wsp:rsid wsp:val=&quot;00BA78D0&quot;/&gt;&lt;wsp:rsid wsp:val=&quot;00BB2E8A&quot;/&gt;&lt;wsp:rsid wsp:val=&quot;00BB6150&quot;/&gt;&lt;wsp:rsid wsp:val=&quot;00BB6494&quot;/&gt;&lt;wsp:rsid wsp:val=&quot;00BD5104&quot;/&gt;&lt;wsp:rsid wsp:val=&quot;00BE33AF&quot;/&gt;&lt;wsp:rsid wsp:val=&quot;00BE42EF&quot;/&gt;&lt;wsp:rsid wsp:val=&quot;00BE7FCF&quot;/&gt;&lt;wsp:rsid wsp:val=&quot;00C03D75&quot;/&gt;&lt;wsp:rsid wsp:val=&quot;00C05AF1&quot;/&gt;&lt;wsp:rsid wsp:val=&quot;00C11CFA&quot;/&gt;&lt;wsp:rsid wsp:val=&quot;00C229A7&quot;/&gt;&lt;wsp:rsid wsp:val=&quot;00C22CB1&quot;/&gt;&lt;wsp:rsid wsp:val=&quot;00C25828&quot;/&gt;&lt;wsp:rsid wsp:val=&quot;00C264E3&quot;/&gt;&lt;wsp:rsid wsp:val=&quot;00C30333&quot;/&gt;&lt;wsp:rsid wsp:val=&quot;00C35E7E&quot;/&gt;&lt;wsp:rsid wsp:val=&quot;00C36D7E&quot;/&gt;&lt;wsp:rsid wsp:val=&quot;00C37600&quot;/&gt;&lt;wsp:rsid wsp:val=&quot;00C41D16&quot;/&gt;&lt;wsp:rsid wsp:val=&quot;00C458EA&quot;/&gt;&lt;wsp:rsid wsp:val=&quot;00C46202&quot;/&gt;&lt;wsp:rsid wsp:val=&quot;00C476FF&quot;/&gt;&lt;wsp:rsid wsp:val=&quot;00C512E5&quot;/&gt;&lt;wsp:rsid wsp:val=&quot;00C52E90&quot;/&gt;&lt;wsp:rsid wsp:val=&quot;00C534D2&quot;/&gt;&lt;wsp:rsid wsp:val=&quot;00C60C8D&quot;/&gt;&lt;wsp:rsid wsp:val=&quot;00C6587A&quot;/&gt;&lt;wsp:rsid wsp:val=&quot;00C725B2&quot;/&gt;&lt;wsp:rsid wsp:val=&quot;00C73FF7&quot;/&gt;&lt;wsp:rsid wsp:val=&quot;00C75249&quot;/&gt;&lt;wsp:rsid wsp:val=&quot;00C75F31&quot;/&gt;&lt;wsp:rsid wsp:val=&quot;00C76263&quot;/&gt;&lt;wsp:rsid wsp:val=&quot;00C76A89&quot;/&gt;&lt;wsp:rsid wsp:val=&quot;00C77014&quot;/&gt;&lt;wsp:rsid wsp:val=&quot;00C80125&quot;/&gt;&lt;wsp:rsid wsp:val=&quot;00C85C43&quot;/&gt;&lt;wsp:rsid wsp:val=&quot;00C94E0E&quot;/&gt;&lt;wsp:rsid wsp:val=&quot;00C95C5A&quot;/&gt;&lt;wsp:rsid wsp:val=&quot;00C97542&quot;/&gt;&lt;wsp:rsid wsp:val=&quot;00CA0E6F&quot;/&gt;&lt;wsp:rsid wsp:val=&quot;00CA2A1C&quot;/&gt;&lt;wsp:rsid wsp:val=&quot;00CA2EB7&quot;/&gt;&lt;wsp:rsid wsp:val=&quot;00CA6AF7&quot;/&gt;&lt;wsp:rsid wsp:val=&quot;00CA6BFC&quot;/&gt;&lt;wsp:rsid wsp:val=&quot;00CB6270&quot;/&gt;&lt;wsp:rsid wsp:val=&quot;00CB7602&quot;/&gt;&lt;wsp:rsid wsp:val=&quot;00CC5A4B&quot;/&gt;&lt;wsp:rsid wsp:val=&quot;00CC6346&quot;/&gt;&lt;wsp:rsid wsp:val=&quot;00CD385C&quot;/&gt;&lt;wsp:rsid wsp:val=&quot;00CE0C22&quot;/&gt;&lt;wsp:rsid wsp:val=&quot;00CE5545&quot;/&gt;&lt;wsp:rsid wsp:val=&quot;00CE5C1A&quot;/&gt;&lt;wsp:rsid wsp:val=&quot;00CE64FE&quot;/&gt;&lt;wsp:rsid wsp:val=&quot;00CF1E2C&quot;/&gt;&lt;wsp:rsid wsp:val=&quot;00CF5D05&quot;/&gt;&lt;wsp:rsid wsp:val=&quot;00D03D63&quot;/&gt;&lt;wsp:rsid wsp:val=&quot;00D0452D&quot;/&gt;&lt;wsp:rsid wsp:val=&quot;00D074F2&quot;/&gt;&lt;wsp:rsid wsp:val=&quot;00D13700&quot;/&gt;&lt;wsp:rsid wsp:val=&quot;00D15590&quot;/&gt;&lt;wsp:rsid wsp:val=&quot;00D15C1B&quot;/&gt;&lt;wsp:rsid wsp:val=&quot;00D162E5&quot;/&gt;&lt;wsp:rsid wsp:val=&quot;00D16F83&quot;/&gt;&lt;wsp:rsid wsp:val=&quot;00D17886&quot;/&gt;&lt;wsp:rsid wsp:val=&quot;00D25806&quot;/&gt;&lt;wsp:rsid wsp:val=&quot;00D25AFC&quot;/&gt;&lt;wsp:rsid wsp:val=&quot;00D30A1C&quot;/&gt;&lt;wsp:rsid wsp:val=&quot;00D333A3&quot;/&gt;&lt;wsp:rsid wsp:val=&quot;00D33F8D&quot;/&gt;&lt;wsp:rsid wsp:val=&quot;00D34287&quot;/&gt;&lt;wsp:rsid wsp:val=&quot;00D34288&quot;/&gt;&lt;wsp:rsid wsp:val=&quot;00D35652&quot;/&gt;&lt;wsp:rsid wsp:val=&quot;00D46528&quot;/&gt;&lt;wsp:rsid wsp:val=&quot;00D50CD9&quot;/&gt;&lt;wsp:rsid wsp:val=&quot;00D50F9B&quot;/&gt;&lt;wsp:rsid wsp:val=&quot;00D52AB5&quot;/&gt;&lt;wsp:rsid wsp:val=&quot;00D53115&quot;/&gt;&lt;wsp:rsid wsp:val=&quot;00D534E2&quot;/&gt;&lt;wsp:rsid wsp:val=&quot;00D53E1C&quot;/&gt;&lt;wsp:rsid wsp:val=&quot;00D55E4B&quot;/&gt;&lt;wsp:rsid wsp:val=&quot;00D6087D&quot;/&gt;&lt;wsp:rsid wsp:val=&quot;00D614BB&quot;/&gt;&lt;wsp:rsid wsp:val=&quot;00D631FB&quot;/&gt;&lt;wsp:rsid wsp:val=&quot;00D63418&quot;/&gt;&lt;wsp:rsid wsp:val=&quot;00D6503B&quot;/&gt;&lt;wsp:rsid wsp:val=&quot;00D66182&quot;/&gt;&lt;wsp:rsid wsp:val=&quot;00D6678A&quot;/&gt;&lt;wsp:rsid wsp:val=&quot;00D66E44&quot;/&gt;&lt;wsp:rsid wsp:val=&quot;00D67831&quot;/&gt;&lt;wsp:rsid wsp:val=&quot;00D7035A&quot;/&gt;&lt;wsp:rsid wsp:val=&quot;00D7340F&quot;/&gt;&lt;wsp:rsid wsp:val=&quot;00D73EDB&quot;/&gt;&lt;wsp:rsid wsp:val=&quot;00D760AD&quot;/&gt;&lt;wsp:rsid wsp:val=&quot;00D816E0&quot;/&gt;&lt;wsp:rsid wsp:val=&quot;00D857D8&quot;/&gt;&lt;wsp:rsid wsp:val=&quot;00D8614E&quot;/&gt;&lt;wsp:rsid wsp:val=&quot;00D87243&quot;/&gt;&lt;wsp:rsid wsp:val=&quot;00D972A8&quot;/&gt;&lt;wsp:rsid wsp:val=&quot;00D9737B&quot;/&gt;&lt;wsp:rsid wsp:val=&quot;00DA182A&quot;/&gt;&lt;wsp:rsid wsp:val=&quot;00DA4535&quot;/&gt;&lt;wsp:rsid wsp:val=&quot;00DA5231&quot;/&gt;&lt;wsp:rsid wsp:val=&quot;00DA5943&quot;/&gt;&lt;wsp:rsid wsp:val=&quot;00DB0CB1&quot;/&gt;&lt;wsp:rsid wsp:val=&quot;00DB12F4&quot;/&gt;&lt;wsp:rsid wsp:val=&quot;00DB3D26&quot;/&gt;&lt;wsp:rsid wsp:val=&quot;00DB3FD6&quot;/&gt;&lt;wsp:rsid wsp:val=&quot;00DB4BCE&quot;/&gt;&lt;wsp:rsid wsp:val=&quot;00DB5999&quot;/&gt;&lt;wsp:rsid wsp:val=&quot;00DB59E1&quot;/&gt;&lt;wsp:rsid wsp:val=&quot;00DC03C8&quot;/&gt;&lt;wsp:rsid wsp:val=&quot;00DC7108&quot;/&gt;&lt;wsp:rsid wsp:val=&quot;00DD002C&quot;/&gt;&lt;wsp:rsid wsp:val=&quot;00DD34B4&quot;/&gt;&lt;wsp:rsid wsp:val=&quot;00DD513A&quot;/&gt;&lt;wsp:rsid wsp:val=&quot;00DF14DD&quot;/&gt;&lt;wsp:rsid wsp:val=&quot;00DF1677&quot;/&gt;&lt;wsp:rsid wsp:val=&quot;00DF2C93&quot;/&gt;&lt;wsp:rsid wsp:val=&quot;00DF3239&quot;/&gt;&lt;wsp:rsid wsp:val=&quot;00DF64D3&quot;/&gt;&lt;wsp:rsid wsp:val=&quot;00DF6AE2&quot;/&gt;&lt;wsp:rsid wsp:val=&quot;00DF77DE&quot;/&gt;&lt;wsp:rsid wsp:val=&quot;00E00C08&quot;/&gt;&lt;wsp:rsid wsp:val=&quot;00E1591E&quot;/&gt;&lt;wsp:rsid wsp:val=&quot;00E17DD8&quot;/&gt;&lt;wsp:rsid wsp:val=&quot;00E2469A&quot;/&gt;&lt;wsp:rsid wsp:val=&quot;00E26980&quot;/&gt;&lt;wsp:rsid wsp:val=&quot;00E33D97&quot;/&gt;&lt;wsp:rsid wsp:val=&quot;00E41A34&quot;/&gt;&lt;wsp:rsid wsp:val=&quot;00E42765&quot;/&gt;&lt;wsp:rsid wsp:val=&quot;00E4443F&quot;/&gt;&lt;wsp:rsid wsp:val=&quot;00E46A0E&quot;/&gt;&lt;wsp:rsid wsp:val=&quot;00E52035&quot;/&gt;&lt;wsp:rsid wsp:val=&quot;00E57881&quot;/&gt;&lt;wsp:rsid wsp:val=&quot;00E6042E&quot;/&gt;&lt;wsp:rsid wsp:val=&quot;00E6101F&quot;/&gt;&lt;wsp:rsid wsp:val=&quot;00E72E66&quot;/&gt;&lt;wsp:rsid wsp:val=&quot;00E7391B&quot;/&gt;&lt;wsp:rsid wsp:val=&quot;00E75F20&quot;/&gt;&lt;wsp:rsid wsp:val=&quot;00E83556&quot;/&gt;&lt;wsp:rsid wsp:val=&quot;00E854D3&quot;/&gt;&lt;wsp:rsid wsp:val=&quot;00E909B0&quot;/&gt;&lt;wsp:rsid wsp:val=&quot;00E97DC7&quot;/&gt;&lt;wsp:rsid wsp:val=&quot;00EA19A7&quot;/&gt;&lt;wsp:rsid wsp:val=&quot;00EA44A6&quot;/&gt;&lt;wsp:rsid wsp:val=&quot;00EA4D62&quot;/&gt;&lt;wsp:rsid wsp:val=&quot;00EA7617&quot;/&gt;&lt;wsp:rsid wsp:val=&quot;00EC4AAB&quot;/&gt;&lt;wsp:rsid wsp:val=&quot;00EC559D&quot;/&gt;&lt;wsp:rsid wsp:val=&quot;00ED248D&quot;/&gt;&lt;wsp:rsid wsp:val=&quot;00EE47E7&quot;/&gt;&lt;wsp:rsid wsp:val=&quot;00EE6FAA&quot;/&gt;&lt;wsp:rsid wsp:val=&quot;00EE7F3E&quot;/&gt;&lt;wsp:rsid wsp:val=&quot;00EF388F&quot;/&gt;&lt;wsp:rsid wsp:val=&quot;00EF7882&quot;/&gt;&lt;wsp:rsid wsp:val=&quot;00F01C50&quot;/&gt;&lt;wsp:rsid wsp:val=&quot;00F02A5C&quot;/&gt;&lt;wsp:rsid wsp:val=&quot;00F07402&quot;/&gt;&lt;wsp:rsid wsp:val=&quot;00F13D39&quot;/&gt;&lt;wsp:rsid wsp:val=&quot;00F167B1&quot;/&gt;&lt;wsp:rsid wsp:val=&quot;00F20923&quot;/&gt;&lt;wsp:rsid wsp:val=&quot;00F23507&quot;/&gt;&lt;wsp:rsid wsp:val=&quot;00F25927&quot;/&gt;&lt;wsp:rsid wsp:val=&quot;00F2640C&quot;/&gt;&lt;wsp:rsid wsp:val=&quot;00F269C3&quot;/&gt;&lt;wsp:rsid wsp:val=&quot;00F3101F&quot;/&gt;&lt;wsp:rsid wsp:val=&quot;00F35A6B&quot;/&gt;&lt;wsp:rsid wsp:val=&quot;00F36B76&quot;/&gt;&lt;wsp:rsid wsp:val=&quot;00F41070&quot;/&gt;&lt;wsp:rsid wsp:val=&quot;00F4769C&quot;/&gt;&lt;wsp:rsid wsp:val=&quot;00F50712&quot;/&gt;&lt;wsp:rsid wsp:val=&quot;00F51000&quot;/&gt;&lt;wsp:rsid wsp:val=&quot;00F5103D&quot;/&gt;&lt;wsp:rsid wsp:val=&quot;00F52715&quot;/&gt;&lt;wsp:rsid wsp:val=&quot;00F528B9&quot;/&gt;&lt;wsp:rsid wsp:val=&quot;00F55B32&quot;/&gt;&lt;wsp:rsid wsp:val=&quot;00F574E2&quot;/&gt;&lt;wsp:rsid wsp:val=&quot;00F57865&quot;/&gt;&lt;wsp:rsid wsp:val=&quot;00F57AD3&quot;/&gt;&lt;wsp:rsid wsp:val=&quot;00F57DA6&quot;/&gt;&lt;wsp:rsid wsp:val=&quot;00F607B2&quot;/&gt;&lt;wsp:rsid wsp:val=&quot;00F64634&quot;/&gt;&lt;wsp:rsid wsp:val=&quot;00F70C73&quot;/&gt;&lt;wsp:rsid wsp:val=&quot;00F726E6&quot;/&gt;&lt;wsp:rsid wsp:val=&quot;00F80CB4&quot;/&gt;&lt;wsp:rsid wsp:val=&quot;00F87984&quot;/&gt;&lt;wsp:rsid wsp:val=&quot;00F906C7&quot;/&gt;&lt;wsp:rsid wsp:val=&quot;00F909D8&quot;/&gt;&lt;wsp:rsid wsp:val=&quot;00F93F14&quot;/&gt;&lt;wsp:rsid wsp:val=&quot;00FA16E7&quot;/&gt;&lt;wsp:rsid wsp:val=&quot;00FA41C4&quot;/&gt;&lt;wsp:rsid wsp:val=&quot;00FA5395&quot;/&gt;&lt;wsp:rsid wsp:val=&quot;00FA68E2&quot;/&gt;&lt;wsp:rsid wsp:val=&quot;00FA7F69&quot;/&gt;&lt;wsp:rsid wsp:val=&quot;00FB33A5&quot;/&gt;&lt;wsp:rsid wsp:val=&quot;00FC6EA0&quot;/&gt;&lt;wsp:rsid wsp:val=&quot;00FD0472&quot;/&gt;&lt;wsp:rsid wsp:val=&quot;00FD364E&quot;/&gt;&lt;wsp:rsid wsp:val=&quot;00FD7F98&quot;/&gt;&lt;wsp:rsid wsp:val=&quot;00FE75C6&quot;/&gt;&lt;wsp:rsid wsp:val=&quot;00FE75E7&quot;/&gt;&lt;wsp:rsid wsp:val=&quot;00FF4597&quot;/&gt;&lt;wsp:rsid wsp:val=&quot;00FF459A&quot;/&gt;&lt;wsp:rsid wsp:val=&quot;00FF50C9&quot;/&gt;&lt;wsp:rsid wsp:val=&quot;00FF6142&quot;/&gt;&lt;wsp:rsid wsp:val=&quot;00FF6CF6&quot;/&gt;&lt;wsp:rsid wsp:val=&quot;00FF7417&quot;/&gt;&lt;/wsp:rsids&gt;&lt;/w:docPr&gt;&lt;w:body&gt;&lt;wx:sect&gt;&lt;w:p wsp:rsidR=&quot;00000000&quot; wsp:rsidRDefault=&quot;00847304&quot; wsp:rsidP=&quot;00847304&quot;&gt;&lt;aml:annotation aml:id=&quot;0&quot; w:type=&quot;Word.Insertion&quot; aml:author=&quot;РРІР°РЅРѕРІ Рњ.Рђ.&quot; aml:createdate=&quot;2026-02-12T12:23:00Z&quot;&gt;&lt;aml:content&gt;&lt;m:oMathPara&gt;&lt;m:oMath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T&lt;/m:t&gt;&lt;/m:r&gt;&lt;m:r&gt;&lt;m:rPr&gt;&lt;m:sty m:val=&quot;p&quot;/&gt;&lt;/m:rPr&gt;&lt;w:rPr&gt;&lt;w:rFonts w:ascii=&quot;Cambria Math&quot; w:h-ansi=&quot;Cambria Math&quot;/&gt;&lt;wx:font wx:val=&quot;Cambria Math&quot;/&gt;&lt;w:vertAlign w:val=&quot;subscript&quot;/&gt;&lt;w:lang w:fareast=&quot;RU&quot;/&gt;&lt;/w:rPr&gt;&lt;m:t&gt;СЌРІР°Рє&lt;/m:t&gt;&lt;/m:r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=&lt;/m:t&gt;&lt;/m:r&gt;&lt;m:f&gt;&lt;m:fPr&gt;&lt;m:ctrl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u w:val=&quot;single&quot;/&gt;&lt;w:vertAlign w:val=&quot;subscript&quot;/&gt;&lt;w:lang w:fareast=&quot;RU&quot;/&gt;&lt;/w:rPr&gt;&lt;m:t&gt;РљРѕР»РёС‡РµСЃС‚РІРѕ СЌРІР°РєСѓРёСЂРѕРІР°РЅРЅС‹С… СЂР°РЅРµРЅС‹С…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28&quot;/&gt;&lt;w:sz-cs w:val=&quot;28&quot;/&gt;&lt;w:vertAlign w:val=&quot;superscript&quot;/&gt;&lt;w:lang w:fareast=&quot;RU&quot;/&gt;&lt;/w:rPr&gt;&lt;m:t&gt;РЎСѓРјРјР°СЂРЅРѕРµ РІСЂРµРјСЏ СЌРІР°РєСѓР°С†РёРё РІСЃРµС… СЂР°РЅРµРЅС‹С…&lt;/m:t&gt;&lt;/m:r&gt;&lt;/m:den&gt;&lt;/m:f&gt;&lt;/m:oMath&gt;&lt;/m:oMathPara&gt;&lt;/aml:content&gt;&lt;/aml:annotation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    <v:imagedata r:id="rId8" o:title="" chromakey="white"/>
                    </v:shape>
                  </w:pict>
                </w:del>
              </m:r>
              <m:r>
                <w:del w:id="26" w:author="Иванов М.А." w:date="2026-02-12T12:38:00Z">
                  <m:rPr>
                    <m:sty m:val="p"/>
                  </m:rPr>
                  <w:rPr>
                    <w:rFonts w:ascii="Cambria Math" w:hAnsi="Cambria Math"/>
                    <w:noProof/>
                    <w:sz w:val="28"/>
                    <w:szCs w:val="28"/>
                    <w:u w:val="single"/>
                    <w:vertAlign w:val="subscript"/>
                    <w:rPrChange w:id="27" w:author="Иванов М.А." w:date="2026-02-12T12:38:00Z">
                      <w:rPr>
                        <w:noProof/>
                        <w:sz w:val="28"/>
                        <w:szCs w:val="28"/>
                        <w:u w:val="single"/>
                        <w:vertAlign w:val="subscript"/>
                      </w:rPr>
                    </w:rPrChange>
                  </w:rPr>
                  <w:fldChar w:fldCharType="end"/>
                </w:del>
              </m:r>
            </m:oMath>
            <w:r w:rsidR="006052C6" w:rsidRPr="006052C6">
              <w:rPr>
                <w:rFonts w:ascii="Times New Roman" w:hAnsi="Times New Roman"/>
                <w:noProof/>
                <w:sz w:val="28"/>
                <w:szCs w:val="28"/>
                <w:vertAlign w:val="superscript"/>
                <w:lang w:eastAsia="ru-RU"/>
              </w:rPr>
              <w:fldChar w:fldCharType="begin"/>
            </w:r>
            <w:r w:rsidR="006052C6" w:rsidRPr="006052C6">
              <w:rPr>
                <w:rFonts w:ascii="Times New Roman" w:hAnsi="Times New Roman"/>
                <w:noProof/>
                <w:sz w:val="28"/>
                <w:szCs w:val="28"/>
                <w:vertAlign w:val="superscript"/>
                <w:lang w:eastAsia="ru-RU"/>
              </w:rPr>
              <w:instrText xml:space="preserve"> QUOTE </w:instrText>
            </w:r>
            <m:oMath>
              <m:r>
                <w:ins w:id="28" w:author="Иванов М.А." w:date="2026-02-12T12:25:00Z"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superscript"/>
                    <w:lang w:eastAsia="ru-RU"/>
                  </w:rPr>
                  <m:t>T</m:t>
                </w:ins>
              </m:r>
              <m:r>
                <w:ins w:id="29" w:author="Иванов М.А." w:date="2026-02-12T12:25:00Z"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eastAsia="ru-RU"/>
                  </w:rPr>
                  <m:t>эвак</m:t>
                </w:ins>
              </m:r>
              <m:r>
                <w:ins w:id="30" w:author="Иванов М.А." w:date="2026-02-12T12:25:00Z"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u w:val="single"/>
                    <w:vertAlign w:val="subscript"/>
                    <w:lang w:eastAsia="ru-RU"/>
                  </w:rPr>
                  <m:t>=</m:t>
                </w:ins>
              </m:r>
              <m:f>
                <m:fPr>
                  <m:ctrlPr>
                    <w:ins w:id="31" w:author="Иванов М.А." w:date="2026-02-12T12:25:00Z">
                      <w:rPr>
                        <w:rFonts w:ascii="Cambria Math" w:hAnsi="Cambria Math"/>
                        <w:sz w:val="28"/>
                        <w:szCs w:val="28"/>
                        <w:u w:val="single"/>
                        <w:vertAlign w:val="subscript"/>
                        <w:lang w:eastAsia="ru-RU"/>
                      </w:rPr>
                    </w:ins>
                  </m:ctrlPr>
                </m:fPr>
                <m:num>
                  <m:r>
                    <w:ins w:id="32" w:author="Иванов М.А." w:date="2026-02-12T12:25:00Z"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u w:val="single"/>
                        <w:vertAlign w:val="subscript"/>
                        <w:lang w:eastAsia="ru-RU"/>
                      </w:rPr>
                      <m:t>Количество эвакуированных раненых</m:t>
                    </w:ins>
                  </m:r>
                </m:num>
                <m:den>
                  <m:r>
                    <w:ins w:id="33" w:author="Иванов М.А." w:date="2026-02-12T12:25:00Z"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vertAlign w:val="superscript"/>
                        <w:lang w:eastAsia="ru-RU"/>
                      </w:rPr>
                      <m:t>Суммарное время эвакуации всех раненых</m:t>
                    </w:ins>
                  </m:r>
                </m:den>
              </m:f>
            </m:oMath>
            <w:r w:rsidR="006052C6" w:rsidRPr="006052C6">
              <w:rPr>
                <w:rFonts w:ascii="Times New Roman" w:hAnsi="Times New Roman"/>
                <w:noProof/>
                <w:sz w:val="28"/>
                <w:szCs w:val="28"/>
                <w:vertAlign w:val="superscript"/>
                <w:lang w:eastAsia="ru-RU"/>
              </w:rPr>
              <w:instrText xml:space="preserve"> </w:instrText>
            </w:r>
            <w:r w:rsidR="006052C6" w:rsidRPr="006052C6">
              <w:rPr>
                <w:rFonts w:ascii="Times New Roman" w:hAnsi="Times New Roman"/>
                <w:noProof/>
                <w:sz w:val="28"/>
                <w:szCs w:val="28"/>
                <w:vertAlign w:val="superscript"/>
                <w:lang w:eastAsia="ru-RU"/>
              </w:rPr>
              <w:fldChar w:fldCharType="separate"/>
            </w:r>
            <w:r w:rsidR="006052C6" w:rsidRPr="006052C6">
              <w:rPr>
                <w:rFonts w:ascii="Times New Roman" w:hAnsi="Times New Roman"/>
                <w:noProof/>
                <w:sz w:val="28"/>
                <w:szCs w:val="28"/>
                <w:vertAlign w:val="superscript"/>
                <w:lang w:eastAsia="ru-RU"/>
              </w:rPr>
              <w:fldChar w:fldCharType="end"/>
            </w:r>
            <w:r w:rsidR="006052C6"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="006052C6" w:rsidRPr="0075304F">
              <w:rPr>
                <w:rFonts w:ascii="Times New Roman" w:hAnsi="Times New Roman"/>
                <w:sz w:val="36"/>
                <w:vertAlign w:val="subscript"/>
                <w:lang w:val="ru-RU" w:eastAsia="ru-RU"/>
              </w:rPr>
              <w:t>эвак</w:t>
            </w:r>
            <w:r w:rsidR="006052C6" w:rsidRPr="0075304F">
              <w:rPr>
                <w:rFonts w:ascii="Times New Roman" w:hAnsi="Times New Roman"/>
                <w:sz w:val="32"/>
                <w:lang w:eastAsia="ru-RU"/>
              </w:rPr>
              <w:t xml:space="preserve">​= </w:t>
            </w:r>
            <w:r w:rsidR="00F22DF4" w:rsidRPr="0075304F">
              <w:rPr>
                <w:rFonts w:ascii="Times New Roman" w:hAnsi="Times New Roman"/>
                <w:sz w:val="32"/>
                <w:u w:val="single"/>
                <w:lang w:eastAsia="ru-RU"/>
              </w:rPr>
              <w:t xml:space="preserve"> </w:t>
            </w:r>
            <w:r w:rsidR="006052C6" w:rsidRPr="0075304F">
              <w:rPr>
                <w:rFonts w:ascii="Times New Roman" w:hAnsi="Times New Roman"/>
                <w:sz w:val="32"/>
                <w:u w:val="single"/>
                <w:lang w:eastAsia="ru-RU"/>
              </w:rPr>
              <w:t>t</w:t>
            </w:r>
            <w:r w:rsidR="006052C6" w:rsidRPr="0075304F">
              <w:rPr>
                <w:rFonts w:ascii="Times New Roman" w:hAnsi="Times New Roman"/>
                <w:sz w:val="32"/>
                <w:u w:val="single"/>
                <w:vertAlign w:val="subscript"/>
                <w:lang w:eastAsia="ru-RU"/>
              </w:rPr>
              <w:t>1</w:t>
            </w:r>
            <w:r w:rsidR="006052C6" w:rsidRPr="0075304F">
              <w:rPr>
                <w:rFonts w:ascii="Times New Roman" w:hAnsi="Times New Roman"/>
                <w:sz w:val="32"/>
                <w:u w:val="single"/>
                <w:lang w:eastAsia="ru-RU"/>
              </w:rPr>
              <w:t>​+t</w:t>
            </w:r>
            <w:r w:rsidR="006052C6" w:rsidRPr="0075304F">
              <w:rPr>
                <w:rFonts w:ascii="Times New Roman" w:hAnsi="Times New Roman"/>
                <w:sz w:val="32"/>
                <w:u w:val="single"/>
                <w:vertAlign w:val="subscript"/>
                <w:lang w:eastAsia="ru-RU"/>
              </w:rPr>
              <w:t>2</w:t>
            </w:r>
            <w:r w:rsidR="006052C6" w:rsidRPr="0075304F">
              <w:rPr>
                <w:rFonts w:ascii="Times New Roman" w:hAnsi="Times New Roman"/>
                <w:sz w:val="32"/>
                <w:u w:val="single"/>
                <w:lang w:eastAsia="ru-RU"/>
              </w:rPr>
              <w:t>​+</w:t>
            </w:r>
            <w:r w:rsidR="006052C6" w:rsidRPr="0075304F">
              <w:rPr>
                <w:rFonts w:ascii="Cambria Math" w:hAnsi="Cambria Math" w:cs="Cambria Math"/>
                <w:sz w:val="32"/>
                <w:u w:val="single"/>
                <w:lang w:eastAsia="ru-RU"/>
              </w:rPr>
              <w:t>⋯</w:t>
            </w:r>
            <w:r w:rsidR="006052C6" w:rsidRPr="0075304F">
              <w:rPr>
                <w:rFonts w:ascii="Times New Roman" w:hAnsi="Times New Roman"/>
                <w:sz w:val="32"/>
                <w:u w:val="single"/>
                <w:lang w:eastAsia="ru-RU"/>
              </w:rPr>
              <w:t>+t</w:t>
            </w:r>
            <w:r w:rsidR="006052C6" w:rsidRPr="0075304F">
              <w:rPr>
                <w:rFonts w:ascii="Times New Roman" w:hAnsi="Times New Roman"/>
                <w:sz w:val="28"/>
                <w:u w:val="single"/>
                <w:vertAlign w:val="subscript"/>
                <w:lang w:eastAsia="ru-RU"/>
              </w:rPr>
              <w:t>7</w:t>
            </w:r>
            <w:r w:rsidR="00F22DF4" w:rsidRPr="0075304F">
              <w:rPr>
                <w:rFonts w:ascii="Times New Roman" w:hAnsi="Times New Roman"/>
                <w:sz w:val="28"/>
                <w:u w:val="single"/>
                <w:vertAlign w:val="subscript"/>
                <w:lang w:eastAsia="ru-RU"/>
              </w:rPr>
              <w:t xml:space="preserve"> </w:t>
            </w:r>
            <w:r w:rsidR="006052C6" w:rsidRPr="0075304F">
              <w:rPr>
                <w:rFonts w:ascii="Times New Roman" w:hAnsi="Times New Roman"/>
                <w:sz w:val="32"/>
                <w:lang w:eastAsia="ru-RU"/>
              </w:rPr>
              <w:t>,</w:t>
            </w:r>
          </w:p>
          <w:p w14:paraId="77596B9B" w14:textId="77777777" w:rsidR="006052C6" w:rsidRPr="0075304F" w:rsidRDefault="00F22DF4" w:rsidP="0075304F">
            <w:pPr>
              <w:spacing w:line="276" w:lineRule="auto"/>
              <w:ind w:firstLine="709"/>
              <w:jc w:val="both"/>
              <w:rPr>
                <w:rFonts w:ascii="Times New Roman" w:hAnsi="Times New Roman"/>
                <w:sz w:val="32"/>
                <w:vertAlign w:val="superscript"/>
                <w:lang w:val="ru-RU" w:eastAsia="ru-RU"/>
              </w:rPr>
            </w:pPr>
            <w:r w:rsidRPr="0075304F">
              <w:rPr>
                <w:rFonts w:ascii="Times New Roman" w:hAnsi="Times New Roman"/>
                <w:sz w:val="32"/>
                <w:vertAlign w:val="superscript"/>
                <w:lang w:eastAsia="ru-RU"/>
              </w:rPr>
              <w:t xml:space="preserve">  </w:t>
            </w:r>
            <w:r w:rsidR="00865F4A" w:rsidRPr="0075304F">
              <w:rPr>
                <w:rFonts w:ascii="Times New Roman" w:hAnsi="Times New Roman"/>
                <w:sz w:val="32"/>
                <w:vertAlign w:val="superscript"/>
                <w:lang w:eastAsia="ru-RU"/>
              </w:rPr>
              <w:t xml:space="preserve">         </w:t>
            </w:r>
            <w:r w:rsidRPr="0075304F">
              <w:rPr>
                <w:rFonts w:ascii="Times New Roman" w:hAnsi="Times New Roman"/>
                <w:sz w:val="32"/>
                <w:vertAlign w:val="superscript"/>
                <w:lang w:eastAsia="ru-RU"/>
              </w:rPr>
              <w:t xml:space="preserve">    </w:t>
            </w:r>
            <w:r w:rsidRPr="0075304F">
              <w:rPr>
                <w:rFonts w:ascii="Times New Roman" w:hAnsi="Times New Roman"/>
                <w:sz w:val="44"/>
                <w:vertAlign w:val="superscript"/>
                <w:lang w:eastAsia="ru-RU"/>
              </w:rPr>
              <w:t>n</w:t>
            </w:r>
          </w:p>
          <w:p w14:paraId="3C821A56" w14:textId="77777777" w:rsidR="006052C6" w:rsidRPr="0075304F" w:rsidRDefault="006052C6" w:rsidP="0075304F">
            <w:pPr>
              <w:pStyle w:val="afb"/>
              <w:spacing w:line="276" w:lineRule="auto"/>
              <w:jc w:val="both"/>
              <w:rPr>
                <w:lang w:val="ru-RU" w:eastAsia="ru-RU"/>
              </w:rPr>
            </w:pPr>
            <w:r w:rsidRPr="0075304F">
              <w:rPr>
                <w:rFonts w:ascii="Times New Roman" w:hAnsi="Times New Roman"/>
                <w:sz w:val="28"/>
                <w:lang w:val="ru-RU" w:eastAsia="ru-RU"/>
              </w:rPr>
              <w:t>где</w:t>
            </w:r>
            <w:r w:rsidRPr="0075304F">
              <w:rPr>
                <w:lang w:val="ru-RU" w:eastAsia="ru-RU"/>
              </w:rPr>
              <w:t xml:space="preserve">: </w:t>
            </w:r>
          </w:p>
          <w:p w14:paraId="663926FD" w14:textId="77777777" w:rsidR="006052C6" w:rsidRPr="0075304F" w:rsidRDefault="006052C6" w:rsidP="0075304F">
            <w:pPr>
              <w:numPr>
                <w:ilvl w:val="0"/>
                <w:numId w:val="6"/>
              </w:numPr>
              <w:tabs>
                <w:tab w:val="clear" w:pos="644"/>
                <w:tab w:val="left" w:pos="993"/>
              </w:tabs>
              <w:spacing w:before="100" w:beforeAutospacing="1" w:after="100" w:afterAutospacing="1" w:line="276" w:lineRule="auto"/>
              <w:ind w:left="0" w:firstLine="709"/>
              <w:jc w:val="both"/>
              <w:rPr>
                <w:rFonts w:ascii="Times New Roman" w:hAnsi="Times New Roman"/>
                <w:sz w:val="28"/>
                <w:lang w:eastAsia="ru-RU"/>
              </w:rPr>
            </w:pP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Pr="0075304F">
              <w:rPr>
                <w:rFonts w:ascii="Times New Roman" w:hAnsi="Times New Roman"/>
                <w:sz w:val="36"/>
                <w:vertAlign w:val="subscript"/>
                <w:lang w:val="ru-RU" w:eastAsia="ru-RU"/>
              </w:rPr>
              <w:t>эвак</w:t>
            </w:r>
            <w:r w:rsidRPr="0075304F">
              <w:rPr>
                <w:rFonts w:ascii="Times New Roman" w:hAnsi="Times New Roman"/>
                <w:sz w:val="32"/>
                <w:vertAlign w:val="subscript"/>
                <w:lang w:val="ru-RU" w:eastAsia="ru-RU"/>
              </w:rPr>
              <w:t xml:space="preserve">​ </w:t>
            </w:r>
            <w:r w:rsidR="005566D3" w:rsidRPr="0075304F">
              <w:rPr>
                <w:rFonts w:ascii="Times New Roman" w:hAnsi="Times New Roman"/>
                <w:sz w:val="28"/>
                <w:lang w:val="ru-RU" w:eastAsia="ru-RU"/>
              </w:rPr>
              <w:t>-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среднее время эвакуации раненого военнослужащего с поля боя в соответствующую военно-медицинскую организацию </w:t>
            </w:r>
            <w:r w:rsidRPr="0075304F">
              <w:rPr>
                <w:rFonts w:ascii="Times New Roman" w:hAnsi="Times New Roman"/>
                <w:sz w:val="28"/>
                <w:lang w:eastAsia="ru-RU"/>
              </w:rPr>
              <w:t>(в часах);</w:t>
            </w:r>
          </w:p>
          <w:p w14:paraId="39999845" w14:textId="77777777" w:rsidR="006052C6" w:rsidRPr="0075304F" w:rsidRDefault="006052C6" w:rsidP="0075304F">
            <w:pPr>
              <w:numPr>
                <w:ilvl w:val="0"/>
                <w:numId w:val="6"/>
              </w:numPr>
              <w:tabs>
                <w:tab w:val="clear" w:pos="644"/>
                <w:tab w:val="left" w:pos="993"/>
              </w:tabs>
              <w:spacing w:before="100" w:beforeAutospacing="1" w:after="100" w:afterAutospacing="1" w:line="276" w:lineRule="auto"/>
              <w:ind w:left="0" w:firstLine="709"/>
              <w:jc w:val="both"/>
              <w:rPr>
                <w:rFonts w:ascii="Times New Roman" w:hAnsi="Times New Roman"/>
                <w:sz w:val="28"/>
                <w:lang w:val="ru-RU" w:eastAsia="ru-RU"/>
              </w:rPr>
            </w:pP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Pr="0075304F">
              <w:rPr>
                <w:rFonts w:ascii="Times New Roman" w:hAnsi="Times New Roman"/>
                <w:sz w:val="32"/>
                <w:vertAlign w:val="subscript"/>
                <w:lang w:val="ru-RU" w:eastAsia="ru-RU"/>
              </w:rPr>
              <w:t>1</w:t>
            </w:r>
            <w:r w:rsidRPr="0075304F">
              <w:rPr>
                <w:rFonts w:ascii="Times New Roman" w:hAnsi="Times New Roman"/>
                <w:sz w:val="32"/>
                <w:lang w:val="ru-RU" w:eastAsia="ru-RU"/>
              </w:rPr>
              <w:t xml:space="preserve">​, </w:t>
            </w: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Pr="0075304F">
              <w:rPr>
                <w:rFonts w:ascii="Times New Roman" w:hAnsi="Times New Roman"/>
                <w:sz w:val="32"/>
                <w:vertAlign w:val="subscript"/>
                <w:lang w:val="ru-RU" w:eastAsia="ru-RU"/>
              </w:rPr>
              <w:t>2</w:t>
            </w:r>
            <w:r w:rsidRPr="0075304F">
              <w:rPr>
                <w:rFonts w:ascii="Times New Roman" w:hAnsi="Times New Roman"/>
                <w:sz w:val="32"/>
                <w:lang w:val="ru-RU" w:eastAsia="ru-RU"/>
              </w:rPr>
              <w:t xml:space="preserve">​, …, </w:t>
            </w: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Pr="0075304F">
              <w:rPr>
                <w:rFonts w:ascii="Times New Roman" w:hAnsi="Times New Roman"/>
                <w:sz w:val="32"/>
                <w:vertAlign w:val="subscript"/>
                <w:lang w:val="ru-RU" w:eastAsia="ru-RU"/>
              </w:rPr>
              <w:t>7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>​ — время эва</w:t>
            </w:r>
            <w:r w:rsidR="00F22DF4"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куации отдельных военнослужащих 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>(каждое измерено в часах);</w:t>
            </w:r>
          </w:p>
          <w:p w14:paraId="5473592B" w14:textId="77777777" w:rsidR="006052C6" w:rsidRPr="0075304F" w:rsidRDefault="006052C6" w:rsidP="0075304F">
            <w:pPr>
              <w:numPr>
                <w:ilvl w:val="0"/>
                <w:numId w:val="6"/>
              </w:numPr>
              <w:tabs>
                <w:tab w:val="clear" w:pos="644"/>
                <w:tab w:val="left" w:pos="993"/>
              </w:tabs>
              <w:spacing w:before="100" w:beforeAutospacing="1" w:after="100" w:afterAutospacing="1" w:line="276" w:lineRule="auto"/>
              <w:ind w:left="0" w:firstLine="709"/>
              <w:jc w:val="both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 w:rsidRPr="0075304F">
              <w:rPr>
                <w:rFonts w:ascii="Times New Roman" w:hAnsi="Times New Roman"/>
                <w:sz w:val="32"/>
                <w:lang w:eastAsia="ru-RU"/>
              </w:rPr>
              <w:t>n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</w:t>
            </w:r>
            <w:r w:rsidR="005566D3" w:rsidRPr="0075304F">
              <w:rPr>
                <w:rFonts w:ascii="Times New Roman" w:hAnsi="Times New Roman"/>
                <w:sz w:val="28"/>
                <w:lang w:val="ru-RU" w:eastAsia="ru-RU"/>
              </w:rPr>
              <w:t>-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общее количество эвакуированных военнослужащих </w:t>
            </w:r>
            <w:r w:rsidR="00F22DF4">
              <w:rPr>
                <w:rFonts w:ascii="Times New Roman" w:hAnsi="Times New Roman"/>
                <w:sz w:val="28"/>
                <w:lang w:val="ru-RU" w:eastAsia="ru-RU"/>
              </w:rPr>
              <w:br/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>за конкретный период.</w:t>
            </w:r>
          </w:p>
          <w:p w14:paraId="6830B91C" w14:textId="77777777" w:rsidR="006052C6" w:rsidRPr="0075304F" w:rsidRDefault="006052C6" w:rsidP="0075304F">
            <w:pPr>
              <w:spacing w:before="100" w:beforeAutospacing="1" w:after="100" w:afterAutospacing="1" w:line="276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 w:rsidRPr="0075304F"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Полученный таким образом показатель отражает среднюю скорость медицинской эвакуации раненых за выбранный отчётный период. </w:t>
            </w:r>
          </w:p>
          <w:p w14:paraId="303A55FE" w14:textId="77777777" w:rsidR="006052C6" w:rsidRDefault="00286824" w:rsidP="0075304F">
            <w:pPr>
              <w:numPr>
                <w:ilvl w:val="1"/>
                <w:numId w:val="8"/>
              </w:numPr>
              <w:spacing w:line="276" w:lineRule="auto"/>
              <w:ind w:left="0" w:firstLine="851"/>
              <w:jc w:val="both"/>
              <w:rPr>
                <w:rFonts w:ascii="Times New Roman" w:hAnsi="Times New Roman"/>
                <w:bCs/>
                <w:sz w:val="28"/>
                <w:lang w:val="ru-RU" w:eastAsia="ru-RU"/>
              </w:rPr>
            </w:pPr>
            <w:r w:rsidRPr="0075304F">
              <w:rPr>
                <w:rFonts w:ascii="Times New Roman" w:hAnsi="Times New Roman"/>
                <w:bCs/>
                <w:sz w:val="28"/>
                <w:lang w:val="ru-RU" w:eastAsia="ru-RU"/>
              </w:rPr>
              <w:t xml:space="preserve">Формула расчёта времени эвакуации отдельного </w:t>
            </w:r>
            <w:r>
              <w:rPr>
                <w:rFonts w:ascii="Times New Roman" w:hAnsi="Times New Roman"/>
                <w:bCs/>
                <w:sz w:val="28"/>
                <w:lang w:val="ru-RU" w:eastAsia="ru-RU"/>
              </w:rPr>
              <w:t>в</w:t>
            </w:r>
            <w:r w:rsidRPr="0075304F">
              <w:rPr>
                <w:rFonts w:ascii="Times New Roman" w:hAnsi="Times New Roman"/>
                <w:bCs/>
                <w:sz w:val="28"/>
                <w:lang w:val="ru-RU" w:eastAsia="ru-RU"/>
              </w:rPr>
              <w:t>оеннослужащего</w:t>
            </w:r>
            <w:r>
              <w:rPr>
                <w:rFonts w:ascii="Times New Roman" w:hAnsi="Times New Roman"/>
                <w:bCs/>
                <w:sz w:val="28"/>
                <w:lang w:val="ru-RU" w:eastAsia="ru-RU"/>
              </w:rPr>
              <w:t>:</w:t>
            </w:r>
          </w:p>
          <w:p w14:paraId="4901BD8D" w14:textId="77777777" w:rsidR="00286824" w:rsidRPr="0075304F" w:rsidRDefault="00286824" w:rsidP="0075304F">
            <w:pPr>
              <w:spacing w:line="276" w:lineRule="auto"/>
              <w:rPr>
                <w:rFonts w:ascii="Times New Roman" w:hAnsi="Times New Roman"/>
                <w:sz w:val="32"/>
                <w:lang w:eastAsia="ru-RU"/>
              </w:rPr>
            </w:pP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="005566D3" w:rsidRPr="0075304F">
              <w:rPr>
                <w:rFonts w:ascii="Times New Roman" w:hAnsi="Times New Roman"/>
                <w:sz w:val="32"/>
                <w:vertAlign w:val="subscript"/>
                <w:lang w:eastAsia="ru-RU"/>
              </w:rPr>
              <w:t>z</w:t>
            </w:r>
            <w:r w:rsidRPr="0075304F">
              <w:rPr>
                <w:rFonts w:ascii="Times New Roman" w:hAnsi="Times New Roman"/>
                <w:sz w:val="32"/>
                <w:vertAlign w:val="subscript"/>
                <w:lang w:eastAsia="ru-RU"/>
              </w:rPr>
              <w:t xml:space="preserve"> </w:t>
            </w:r>
            <w:r w:rsidRPr="0075304F">
              <w:rPr>
                <w:rFonts w:ascii="Times New Roman" w:hAnsi="Times New Roman"/>
                <w:sz w:val="32"/>
                <w:lang w:eastAsia="ru-RU"/>
              </w:rPr>
              <w:t>​= t</w:t>
            </w:r>
            <w:r w:rsidRPr="0075304F">
              <w:rPr>
                <w:rFonts w:ascii="Times New Roman" w:hAnsi="Times New Roman"/>
                <w:sz w:val="32"/>
                <w:vertAlign w:val="subscript"/>
                <w:lang w:eastAsia="ru-RU"/>
              </w:rPr>
              <w:t>приб</w:t>
            </w:r>
            <w:r w:rsidRPr="0075304F">
              <w:rPr>
                <w:rFonts w:ascii="Times New Roman" w:hAnsi="Times New Roman"/>
                <w:sz w:val="32"/>
                <w:lang w:eastAsia="ru-RU"/>
              </w:rPr>
              <w:t>​ − t</w:t>
            </w:r>
            <w:r w:rsidRPr="0075304F">
              <w:rPr>
                <w:rFonts w:ascii="Times New Roman" w:hAnsi="Times New Roman"/>
                <w:sz w:val="32"/>
                <w:vertAlign w:val="subscript"/>
                <w:lang w:eastAsia="ru-RU"/>
              </w:rPr>
              <w:t>ран</w:t>
            </w:r>
            <w:r w:rsidRPr="0075304F">
              <w:rPr>
                <w:rFonts w:ascii="Times New Roman" w:hAnsi="Times New Roman"/>
                <w:sz w:val="32"/>
                <w:lang w:eastAsia="ru-RU"/>
              </w:rPr>
              <w:t>​,</w:t>
            </w:r>
          </w:p>
          <w:p w14:paraId="62D1A09D" w14:textId="77777777" w:rsidR="00286824" w:rsidRPr="0075304F" w:rsidRDefault="00286824" w:rsidP="0075304F">
            <w:pPr>
              <w:spacing w:before="100" w:beforeAutospacing="1" w:after="100" w:afterAutospacing="1" w:line="276" w:lineRule="auto"/>
              <w:rPr>
                <w:rFonts w:ascii="Times New Roman" w:hAnsi="Times New Roman"/>
                <w:sz w:val="28"/>
                <w:lang w:eastAsia="ru-RU"/>
              </w:rPr>
            </w:pPr>
            <w:r w:rsidRPr="0075304F">
              <w:rPr>
                <w:rFonts w:ascii="Times New Roman" w:hAnsi="Times New Roman"/>
                <w:sz w:val="28"/>
                <w:lang w:eastAsia="ru-RU"/>
              </w:rPr>
              <w:t xml:space="preserve">где: </w:t>
            </w:r>
          </w:p>
          <w:p w14:paraId="1F0B9170" w14:textId="77777777" w:rsidR="00286824" w:rsidRPr="0075304F" w:rsidRDefault="00286824" w:rsidP="0075304F">
            <w:pPr>
              <w:numPr>
                <w:ilvl w:val="0"/>
                <w:numId w:val="7"/>
              </w:numPr>
              <w:tabs>
                <w:tab w:val="clear" w:pos="720"/>
                <w:tab w:val="left" w:pos="993"/>
              </w:tabs>
              <w:spacing w:before="100" w:beforeAutospacing="1" w:after="100" w:afterAutospacing="1" w:line="276" w:lineRule="auto"/>
              <w:ind w:left="0" w:firstLine="709"/>
              <w:jc w:val="both"/>
              <w:rPr>
                <w:rFonts w:ascii="Times New Roman" w:hAnsi="Times New Roman"/>
                <w:sz w:val="28"/>
                <w:lang w:val="ru-RU" w:eastAsia="ru-RU"/>
              </w:rPr>
            </w:pP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="005566D3" w:rsidRPr="0075304F">
              <w:rPr>
                <w:rFonts w:ascii="Times New Roman" w:hAnsi="Times New Roman"/>
                <w:sz w:val="32"/>
                <w:vertAlign w:val="subscript"/>
                <w:lang w:eastAsia="ru-RU"/>
              </w:rPr>
              <w:t>z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</w:t>
            </w:r>
            <w:r w:rsidR="005566D3" w:rsidRPr="0075304F">
              <w:rPr>
                <w:rFonts w:ascii="Times New Roman" w:hAnsi="Times New Roman"/>
                <w:sz w:val="28"/>
                <w:lang w:val="ru-RU" w:eastAsia="ru-RU"/>
              </w:rPr>
              <w:t>-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время эвакуации отдельного военнослужащего (в часах);</w:t>
            </w:r>
          </w:p>
          <w:p w14:paraId="19D72678" w14:textId="77777777" w:rsidR="00286824" w:rsidRPr="0075304F" w:rsidRDefault="00286824" w:rsidP="0075304F">
            <w:pPr>
              <w:numPr>
                <w:ilvl w:val="0"/>
                <w:numId w:val="7"/>
              </w:numPr>
              <w:tabs>
                <w:tab w:val="clear" w:pos="720"/>
                <w:tab w:val="left" w:pos="993"/>
              </w:tabs>
              <w:spacing w:before="100" w:beforeAutospacing="1" w:after="100" w:afterAutospacing="1" w:line="276" w:lineRule="auto"/>
              <w:ind w:left="0" w:firstLine="709"/>
              <w:jc w:val="both"/>
              <w:rPr>
                <w:rFonts w:ascii="Times New Roman" w:hAnsi="Times New Roman"/>
                <w:sz w:val="28"/>
                <w:lang w:eastAsia="ru-RU"/>
              </w:rPr>
            </w:pP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Pr="0075304F">
              <w:rPr>
                <w:rFonts w:ascii="Times New Roman" w:hAnsi="Times New Roman"/>
                <w:sz w:val="32"/>
                <w:vertAlign w:val="subscript"/>
                <w:lang w:val="ru-RU" w:eastAsia="ru-RU"/>
              </w:rPr>
              <w:t>приб</w:t>
            </w:r>
            <w:r w:rsidRPr="0075304F">
              <w:rPr>
                <w:rFonts w:ascii="Times New Roman" w:hAnsi="Times New Roman"/>
                <w:sz w:val="28"/>
                <w:vertAlign w:val="subscript"/>
                <w:lang w:val="ru-RU" w:eastAsia="ru-RU"/>
              </w:rPr>
              <w:t xml:space="preserve">​ </w:t>
            </w:r>
            <w:r w:rsidR="005566D3"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- 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время прибытия раненого военнослужащего </w:t>
            </w:r>
            <w:r w:rsidR="005566D3">
              <w:rPr>
                <w:rFonts w:ascii="Times New Roman" w:hAnsi="Times New Roman"/>
                <w:sz w:val="28"/>
                <w:lang w:val="ru-RU" w:eastAsia="ru-RU"/>
              </w:rPr>
              <w:br/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в </w:t>
            </w:r>
            <w:r w:rsidR="005566D3"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соответствующую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военно-медицинскую организацию </w:t>
            </w:r>
            <w:r w:rsidR="005566D3" w:rsidRPr="0075304F">
              <w:rPr>
                <w:rFonts w:ascii="Times New Roman" w:hAnsi="Times New Roman"/>
                <w:sz w:val="28"/>
                <w:lang w:eastAsia="ru-RU"/>
              </w:rPr>
              <w:t xml:space="preserve">(точное время регистрации </w:t>
            </w:r>
            <w:r w:rsidRPr="0075304F">
              <w:rPr>
                <w:rFonts w:ascii="Times New Roman" w:hAnsi="Times New Roman"/>
                <w:sz w:val="28"/>
                <w:lang w:eastAsia="ru-RU"/>
              </w:rPr>
              <w:t>пациента);</w:t>
            </w:r>
          </w:p>
          <w:p w14:paraId="6DEB8695" w14:textId="77777777" w:rsidR="00286824" w:rsidRPr="0075304F" w:rsidRDefault="00286824" w:rsidP="0075304F">
            <w:pPr>
              <w:numPr>
                <w:ilvl w:val="0"/>
                <w:numId w:val="7"/>
              </w:numPr>
              <w:tabs>
                <w:tab w:val="clear" w:pos="720"/>
                <w:tab w:val="left" w:pos="993"/>
              </w:tabs>
              <w:spacing w:before="100" w:beforeAutospacing="1" w:after="100" w:afterAutospacing="1" w:line="276" w:lineRule="auto"/>
              <w:ind w:left="0" w:firstLine="709"/>
              <w:jc w:val="both"/>
              <w:rPr>
                <w:rFonts w:ascii="Times New Roman" w:hAnsi="Times New Roman"/>
                <w:sz w:val="28"/>
                <w:lang w:val="ru-RU" w:eastAsia="ru-RU"/>
              </w:rPr>
            </w:pPr>
            <w:r w:rsidRPr="0075304F">
              <w:rPr>
                <w:rFonts w:ascii="Times New Roman" w:hAnsi="Times New Roman"/>
                <w:sz w:val="32"/>
                <w:lang w:eastAsia="ru-RU"/>
              </w:rPr>
              <w:t>t</w:t>
            </w:r>
            <w:r w:rsidRPr="0075304F">
              <w:rPr>
                <w:rFonts w:ascii="Times New Roman" w:hAnsi="Times New Roman"/>
                <w:sz w:val="32"/>
                <w:vertAlign w:val="subscript"/>
                <w:lang w:val="ru-RU" w:eastAsia="ru-RU"/>
              </w:rPr>
              <w:t>ран</w:t>
            </w:r>
            <w:r w:rsidR="005566D3" w:rsidRPr="0075304F">
              <w:rPr>
                <w:rFonts w:ascii="Times New Roman" w:hAnsi="Times New Roman"/>
                <w:sz w:val="28"/>
                <w:lang w:val="ru-RU" w:eastAsia="ru-RU"/>
              </w:rPr>
              <w:t>​ -</w:t>
            </w: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 время получения ранения военнослужащим (момент официального установления факта ранения).</w:t>
            </w:r>
          </w:p>
          <w:p w14:paraId="7F96FCC8" w14:textId="77777777" w:rsidR="00286824" w:rsidRPr="0075304F" w:rsidRDefault="00286824" w:rsidP="0075304F">
            <w:pPr>
              <w:spacing w:before="100" w:beforeAutospacing="1" w:after="100" w:afterAutospacing="1" w:line="276" w:lineRule="auto"/>
              <w:jc w:val="both"/>
              <w:rPr>
                <w:rFonts w:ascii="Times New Roman" w:hAnsi="Times New Roman"/>
                <w:sz w:val="28"/>
                <w:lang w:val="ru-RU" w:eastAsia="ru-RU"/>
              </w:rPr>
            </w:pPr>
            <w:r w:rsidRPr="0075304F">
              <w:rPr>
                <w:rFonts w:ascii="Times New Roman" w:hAnsi="Times New Roman"/>
                <w:sz w:val="28"/>
                <w:lang w:val="ru-RU" w:eastAsia="ru-RU"/>
              </w:rPr>
              <w:t xml:space="preserve">Это даёт возможность точно определить длительность конкретной эвакуации. </w:t>
            </w:r>
          </w:p>
          <w:p w14:paraId="5E6C9232" w14:textId="77777777" w:rsidR="003E3706" w:rsidRDefault="005566D3" w:rsidP="0075304F">
            <w:pPr>
              <w:spacing w:line="276" w:lineRule="auto"/>
              <w:ind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О</w:t>
            </w:r>
            <w:r w:rsidRPr="00380D9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тветственный за предоставление </w:t>
            </w:r>
            <w:r w:rsidR="003E37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 </w:t>
            </w:r>
            <w:r w:rsidR="003E3706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Главное военно-медицинское управление Министерства обороны Российской Федерации</w:t>
            </w:r>
            <w:r w:rsidR="003E37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значений переменных в формулах</w:t>
            </w:r>
            <w:r w:rsidR="006759BB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и </w:t>
            </w:r>
            <w:r w:rsidR="006759BB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целевого показателя</w:t>
            </w:r>
            <w:r w:rsidR="006759BB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–</w:t>
            </w:r>
            <w:r w:rsidR="003E370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начальники медицинских служб группировок войск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, срок - </w:t>
            </w:r>
            <w:r w:rsidR="00810BB0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рабочих дня после отчетного периода.</w:t>
            </w:r>
            <w:commentRangeStart w:id="34"/>
            <w:commentRangeEnd w:id="34"/>
            <w:r>
              <w:rPr>
                <w:rStyle w:val="af6"/>
                <w:rFonts w:ascii="Times New Roman" w:hAnsi="Times New Roman"/>
                <w:bCs/>
                <w:sz w:val="28"/>
                <w:szCs w:val="28"/>
                <w:lang w:val="ru-RU"/>
              </w:rPr>
              <w:commentReference w:id="34"/>
            </w:r>
          </w:p>
          <w:p w14:paraId="063166A7" w14:textId="77777777" w:rsidR="00810BB0" w:rsidRPr="0075304F" w:rsidRDefault="00810BB0" w:rsidP="0075304F">
            <w:pPr>
              <w:spacing w:line="276" w:lineRule="auto"/>
              <w:ind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lastRenderedPageBreak/>
              <w:t xml:space="preserve">Отчетный период – 15 число последнего месяца отчетного квартала.                                                                                                    </w:t>
            </w:r>
          </w:p>
          <w:p w14:paraId="303BCA05" w14:textId="77777777" w:rsidR="00DF1677" w:rsidRPr="00DF1677" w:rsidRDefault="00DF1677" w:rsidP="0075304F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12"/>
                <w:szCs w:val="12"/>
                <w:lang w:val="ru-RU" w:bidi="ar-SA"/>
              </w:rPr>
            </w:pPr>
          </w:p>
        </w:tc>
      </w:tr>
      <w:tr w:rsidR="00D6503B" w:rsidRPr="009B341D" w14:paraId="5877E90E" w14:textId="77777777" w:rsidTr="0075304F">
        <w:tc>
          <w:tcPr>
            <w:tcW w:w="9606" w:type="dxa"/>
            <w:tcBorders>
              <w:top w:val="nil"/>
              <w:bottom w:val="nil"/>
              <w:right w:val="nil"/>
            </w:tcBorders>
          </w:tcPr>
          <w:p w14:paraId="29035A31" w14:textId="77777777" w:rsidR="00182AB3" w:rsidRDefault="00182AB3" w:rsidP="0075304F">
            <w:pPr>
              <w:pStyle w:val="afb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lastRenderedPageBreak/>
              <w:t xml:space="preserve"> </w:t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Определение предельного значения целевого показателя </w:t>
            </w:r>
          </w:p>
          <w:p w14:paraId="00A7E166" w14:textId="77777777" w:rsidR="00182AB3" w:rsidRPr="0075304F" w:rsidRDefault="00182AB3" w:rsidP="0075304F">
            <w:pPr>
              <w:pStyle w:val="afb"/>
              <w:spacing w:line="276" w:lineRule="auto"/>
              <w:jc w:val="both"/>
              <w:rPr>
                <w:rFonts w:ascii="Times New Roman" w:eastAsia="Calibri" w:hAnsi="Times New Roman"/>
                <w:sz w:val="12"/>
                <w:szCs w:val="28"/>
                <w:lang w:val="ru-RU" w:bidi="ar-SA"/>
              </w:rPr>
            </w:pPr>
          </w:p>
          <w:p w14:paraId="437EABA2" w14:textId="77777777" w:rsidR="00182AB3" w:rsidRPr="0075304F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В настоящее время средняя продолжительность эвакуации раненых военнослужащих составляет около 36 часов. Основная цель заключается </w:t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br/>
              <w:t xml:space="preserve">в постепенном снижении этой величины до — 32 часов. </w:t>
            </w:r>
          </w:p>
          <w:p w14:paraId="6D8B3011" w14:textId="77777777" w:rsidR="00182AB3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Показателем успеха является последовательное уменьшение среднепоказательного времени до достижения необходимого норматива. </w:t>
            </w:r>
          </w:p>
          <w:p w14:paraId="0FBFF171" w14:textId="77777777" w:rsidR="00182AB3" w:rsidRPr="0075304F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12"/>
                <w:szCs w:val="28"/>
                <w:lang w:val="ru-RU" w:bidi="ar-SA"/>
              </w:rPr>
            </w:pPr>
          </w:p>
          <w:p w14:paraId="519E39DE" w14:textId="77777777" w:rsidR="00182AB3" w:rsidRDefault="00182AB3" w:rsidP="0075304F">
            <w:pPr>
              <w:pStyle w:val="afb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 </w:t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Подготовка необходимых данных</w:t>
            </w:r>
          </w:p>
          <w:p w14:paraId="3E1ECDDE" w14:textId="77777777" w:rsidR="00182AB3" w:rsidRPr="0075304F" w:rsidRDefault="00182AB3" w:rsidP="0075304F">
            <w:pPr>
              <w:pStyle w:val="afb"/>
              <w:spacing w:line="276" w:lineRule="auto"/>
              <w:ind w:left="710"/>
              <w:jc w:val="both"/>
              <w:rPr>
                <w:rFonts w:ascii="Times New Roman" w:eastAsia="Calibri" w:hAnsi="Times New Roman"/>
                <w:sz w:val="12"/>
                <w:szCs w:val="28"/>
                <w:lang w:val="ru-RU" w:bidi="ar-SA"/>
              </w:rPr>
            </w:pPr>
          </w:p>
          <w:p w14:paraId="3ECC9DC8" w14:textId="77777777" w:rsidR="00182AB3" w:rsidRPr="0075304F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Для расчета</w:t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 показателя, необходима следующая информация: </w:t>
            </w:r>
          </w:p>
          <w:p w14:paraId="4ACDDD38" w14:textId="77777777" w:rsidR="00182AB3" w:rsidRPr="0075304F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•</w:t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ab/>
              <w:t>Полное число эвакуированных военнослужащих за определённый период;</w:t>
            </w:r>
          </w:p>
          <w:p w14:paraId="56AC85D5" w14:textId="77777777" w:rsidR="00182AB3" w:rsidRPr="0075304F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•</w:t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ab/>
              <w:t>Конкретное время каждой отдельной эвакуации (от момента получения ранения до попадания в военно-медицинскую организацию).</w:t>
            </w:r>
          </w:p>
          <w:p w14:paraId="33972A13" w14:textId="77777777" w:rsidR="003E3706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Вся эта информация должна быть собрана, проверена </w:t>
            </w:r>
            <w:r w:rsidR="00B4482E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br/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и задокументирована медицинским персоналом и командирами подразделений.</w:t>
            </w:r>
          </w:p>
          <w:p w14:paraId="4935F1BE" w14:textId="77777777" w:rsidR="00182AB3" w:rsidRPr="0075304F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12"/>
                <w:szCs w:val="28"/>
                <w:lang w:val="ru-RU" w:bidi="ar-SA"/>
              </w:rPr>
            </w:pPr>
          </w:p>
          <w:p w14:paraId="3587F3DF" w14:textId="77777777" w:rsidR="00810BB0" w:rsidRDefault="00182AB3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1</w:t>
            </w:r>
            <w:r w:rsidR="006759BB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3</w:t>
            </w:r>
            <w:r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.</w:t>
            </w:r>
            <w:r w:rsidR="00A13A2E"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 Источники информации: </w:t>
            </w:r>
            <w:r w:rsidR="008838EE"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ежеквартальные донесения </w:t>
            </w:r>
            <w:r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начальников </w:t>
            </w:r>
            <w:r w:rsidR="00810BB0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медицинских служб группировок, </w:t>
            </w:r>
            <w:r w:rsidR="008838EE"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военно-медицинских организаций </w:t>
            </w:r>
            <w:r w:rsidR="007E7A1F"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Мин</w:t>
            </w:r>
            <w:r w:rsidR="007E7A1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истерства </w:t>
            </w:r>
            <w:r w:rsidR="008838EE" w:rsidRPr="0075304F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обороны России</w:t>
            </w:r>
            <w:r w:rsidR="00810BB0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.</w:t>
            </w:r>
          </w:p>
          <w:p w14:paraId="3BA3706D" w14:textId="77777777" w:rsidR="00810BB0" w:rsidRDefault="009D72B6" w:rsidP="0075304F">
            <w:pPr>
              <w:pStyle w:val="afb"/>
              <w:spacing w:line="276" w:lineRule="auto"/>
              <w:ind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75304F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Ответственный за </w:t>
            </w:r>
            <w:r w:rsidR="00810BB0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обобщение целевого показателя за Вооруженные Силы Российской Федерации </w:t>
            </w:r>
            <w:r w:rsidRPr="0075304F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- </w:t>
            </w:r>
            <w:r w:rsidRPr="0075304F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Федерации, </w:t>
            </w:r>
            <w:commentRangeStart w:id="35"/>
            <w:r w:rsidRPr="0075304F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срок -</w:t>
            </w:r>
            <w:commentRangeEnd w:id="35"/>
            <w:r w:rsidRPr="0075304F">
              <w:rPr>
                <w:rStyle w:val="af6"/>
                <w:rFonts w:ascii="Times New Roman" w:hAnsi="Times New Roman"/>
                <w:bCs/>
                <w:sz w:val="28"/>
                <w:szCs w:val="28"/>
                <w:lang w:val="ru-RU"/>
              </w:rPr>
              <w:commentReference w:id="35"/>
            </w:r>
            <w:r w:rsidR="00B72F83" w:rsidRPr="0075304F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 w:rsidR="00810BB0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1</w:t>
            </w:r>
            <w:r w:rsidR="00B72F83" w:rsidRPr="0075304F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5 рабочих дня после отчетного периода</w:t>
            </w:r>
            <w:r w:rsidR="00810BB0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.</w:t>
            </w:r>
          </w:p>
          <w:p w14:paraId="081CEB34" w14:textId="77777777" w:rsidR="00D6503B" w:rsidRPr="0075304F" w:rsidRDefault="00810BB0" w:rsidP="0075304F">
            <w:pPr>
              <w:pStyle w:val="afb"/>
              <w:spacing w:line="276" w:lineRule="auto"/>
              <w:ind w:firstLine="709"/>
              <w:jc w:val="both"/>
              <w:rPr>
                <w:rFonts w:eastAsia="Calibri"/>
                <w:lang w:val="ru-RU" w:bidi="ar-SA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Отчетный период – 15 </w:t>
            </w:r>
            <w:r w:rsidR="00901C7E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число последнего месяца отчетного квартала</w:t>
            </w:r>
            <w:r w:rsidR="006759BB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        </w:t>
            </w:r>
            <w:r w:rsidR="00901C7E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                              </w:t>
            </w:r>
          </w:p>
        </w:tc>
      </w:tr>
    </w:tbl>
    <w:p w14:paraId="0B349CA6" w14:textId="77777777" w:rsidR="004C4714" w:rsidRPr="00D8614E" w:rsidRDefault="004C4714" w:rsidP="00182AB3">
      <w:pPr>
        <w:pStyle w:val="ConsPlusTitle"/>
        <w:widowControl/>
        <w:spacing w:line="276" w:lineRule="auto"/>
        <w:jc w:val="both"/>
        <w:outlineLvl w:val="0"/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  <w:pPrChange w:id="36" w:author="Иванов М.А." w:date="2026-02-12T13:11:00Z">
          <w:pPr>
            <w:pStyle w:val="ConsPlusTitle"/>
            <w:widowControl/>
            <w:jc w:val="both"/>
            <w:outlineLvl w:val="0"/>
          </w:pPr>
        </w:pPrChange>
      </w:pPr>
    </w:p>
    <w:sectPr w:rsidR="004C4714" w:rsidRPr="00D8614E" w:rsidSect="0075304F">
      <w:headerReference w:type="first" r:id="rId12"/>
      <w:pgSz w:w="11906" w:h="16838"/>
      <w:pgMar w:top="1134" w:right="566" w:bottom="1134" w:left="1701" w:header="709" w:footer="709" w:gutter="0"/>
      <w:pgNumType w:start="3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" w:author="Честнова Елизавета Александровна" w:date="2025-07-23T15:29:00Z" w:initials="ЧЕА">
    <w:p w14:paraId="1470DE12" w14:textId="77777777" w:rsidR="005566D3" w:rsidRPr="00380D97" w:rsidRDefault="005566D3" w:rsidP="005566D3">
      <w:pPr>
        <w:pStyle w:val="af7"/>
        <w:rPr>
          <w:lang w:val="ru-RU"/>
        </w:rPr>
      </w:pPr>
      <w:r>
        <w:rPr>
          <w:rStyle w:val="af6"/>
        </w:rPr>
        <w:annotationRef/>
      </w:r>
      <w:r>
        <w:rPr>
          <w:lang w:val="ru-RU"/>
        </w:rPr>
        <w:t xml:space="preserve">Указать </w:t>
      </w:r>
    </w:p>
  </w:comment>
  <w:comment w:id="35" w:author="Честнова Елизавета Александровна" w:date="2025-07-23T15:34:00Z" w:initials="ЧЕА">
    <w:p w14:paraId="49041801" w14:textId="77777777" w:rsidR="009D72B6" w:rsidRPr="00380D97" w:rsidRDefault="009D72B6" w:rsidP="009D72B6">
      <w:pPr>
        <w:pStyle w:val="af7"/>
        <w:rPr>
          <w:lang w:val="ru-RU"/>
        </w:rPr>
      </w:pPr>
      <w:r>
        <w:rPr>
          <w:rStyle w:val="af6"/>
        </w:rPr>
        <w:annotationRef/>
      </w:r>
      <w:r>
        <w:rPr>
          <w:lang w:val="ru-RU"/>
        </w:rPr>
        <w:t>Указать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70DE12" w15:done="0"/>
  <w15:commentEx w15:paraId="490418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70DE12" w16cid:durableId="0AC7AC80"/>
  <w16cid:commentId w16cid:paraId="49041801" w16cid:durableId="2C2B7F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D7AA7" w14:textId="77777777" w:rsidR="0033257E" w:rsidRDefault="0033257E" w:rsidP="002547F1">
      <w:r>
        <w:separator/>
      </w:r>
    </w:p>
  </w:endnote>
  <w:endnote w:type="continuationSeparator" w:id="0">
    <w:p w14:paraId="6F008044" w14:textId="77777777" w:rsidR="0033257E" w:rsidRDefault="0033257E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01DA" w14:textId="77777777" w:rsidR="0033257E" w:rsidRDefault="0033257E" w:rsidP="002547F1">
      <w:r>
        <w:separator/>
      </w:r>
    </w:p>
  </w:footnote>
  <w:footnote w:type="continuationSeparator" w:id="0">
    <w:p w14:paraId="35E63179" w14:textId="77777777" w:rsidR="0033257E" w:rsidRDefault="0033257E" w:rsidP="00254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A576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16776EB2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07B"/>
    <w:multiLevelType w:val="hybridMultilevel"/>
    <w:tmpl w:val="CF6E4C16"/>
    <w:lvl w:ilvl="0" w:tplc="4C84E1E6">
      <w:start w:val="6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DAA070F"/>
    <w:multiLevelType w:val="multilevel"/>
    <w:tmpl w:val="CFDCEAB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84CD0"/>
    <w:multiLevelType w:val="multilevel"/>
    <w:tmpl w:val="FB826656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/>
        <w:i w:val="0"/>
        <w:iCs w:val="0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44AF2"/>
    <w:multiLevelType w:val="multilevel"/>
    <w:tmpl w:val="C016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15033">
    <w:abstractNumId w:val="6"/>
  </w:num>
  <w:num w:numId="2" w16cid:durableId="1452552657">
    <w:abstractNumId w:val="3"/>
  </w:num>
  <w:num w:numId="3" w16cid:durableId="1346207329">
    <w:abstractNumId w:val="2"/>
  </w:num>
  <w:num w:numId="4" w16cid:durableId="628973972">
    <w:abstractNumId w:val="5"/>
  </w:num>
  <w:num w:numId="5" w16cid:durableId="888497538">
    <w:abstractNumId w:val="1"/>
  </w:num>
  <w:num w:numId="6" w16cid:durableId="40322773">
    <w:abstractNumId w:val="4"/>
  </w:num>
  <w:num w:numId="7" w16cid:durableId="427777361">
    <w:abstractNumId w:val="7"/>
  </w:num>
  <w:num w:numId="8" w16cid:durableId="72884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8416D"/>
    <w:rsid w:val="00086C61"/>
    <w:rsid w:val="00087954"/>
    <w:rsid w:val="000A04FF"/>
    <w:rsid w:val="000A06DF"/>
    <w:rsid w:val="000A29A5"/>
    <w:rsid w:val="000A2EA9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0F51"/>
    <w:rsid w:val="000F46E3"/>
    <w:rsid w:val="000F539C"/>
    <w:rsid w:val="000F71AB"/>
    <w:rsid w:val="0010095F"/>
    <w:rsid w:val="0010196F"/>
    <w:rsid w:val="0010371B"/>
    <w:rsid w:val="00106167"/>
    <w:rsid w:val="00110572"/>
    <w:rsid w:val="00110FE2"/>
    <w:rsid w:val="00111647"/>
    <w:rsid w:val="00115388"/>
    <w:rsid w:val="001156F8"/>
    <w:rsid w:val="00116731"/>
    <w:rsid w:val="001229D7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2AB3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C0BCE"/>
    <w:rsid w:val="001D33DA"/>
    <w:rsid w:val="001D6A4A"/>
    <w:rsid w:val="001E5D1C"/>
    <w:rsid w:val="001E6DB1"/>
    <w:rsid w:val="001F0794"/>
    <w:rsid w:val="001F0E77"/>
    <w:rsid w:val="001F1AC8"/>
    <w:rsid w:val="001F3921"/>
    <w:rsid w:val="001F4506"/>
    <w:rsid w:val="001F48F4"/>
    <w:rsid w:val="001F7F97"/>
    <w:rsid w:val="00202018"/>
    <w:rsid w:val="00203647"/>
    <w:rsid w:val="00212C2D"/>
    <w:rsid w:val="00214325"/>
    <w:rsid w:val="00214D4F"/>
    <w:rsid w:val="002207F9"/>
    <w:rsid w:val="0023097A"/>
    <w:rsid w:val="00230D49"/>
    <w:rsid w:val="00232063"/>
    <w:rsid w:val="002354C3"/>
    <w:rsid w:val="00240DD9"/>
    <w:rsid w:val="00241542"/>
    <w:rsid w:val="00244C8C"/>
    <w:rsid w:val="00247DC4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6824"/>
    <w:rsid w:val="00287279"/>
    <w:rsid w:val="00287ED3"/>
    <w:rsid w:val="00293828"/>
    <w:rsid w:val="00294A1F"/>
    <w:rsid w:val="00297601"/>
    <w:rsid w:val="002A4DC0"/>
    <w:rsid w:val="002A502F"/>
    <w:rsid w:val="002A61E0"/>
    <w:rsid w:val="002B04D6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169A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257E"/>
    <w:rsid w:val="003340A4"/>
    <w:rsid w:val="00335047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1C1F"/>
    <w:rsid w:val="003738F6"/>
    <w:rsid w:val="00376EF5"/>
    <w:rsid w:val="003803F0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E180E"/>
    <w:rsid w:val="003E3706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41C1"/>
    <w:rsid w:val="00427FF0"/>
    <w:rsid w:val="00431678"/>
    <w:rsid w:val="004340E8"/>
    <w:rsid w:val="0043468F"/>
    <w:rsid w:val="0043639A"/>
    <w:rsid w:val="0043671C"/>
    <w:rsid w:val="00440DC5"/>
    <w:rsid w:val="00445ADF"/>
    <w:rsid w:val="00445D5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551F"/>
    <w:rsid w:val="004865B6"/>
    <w:rsid w:val="00492DA1"/>
    <w:rsid w:val="004930F3"/>
    <w:rsid w:val="00497D7B"/>
    <w:rsid w:val="004A10E9"/>
    <w:rsid w:val="004B0524"/>
    <w:rsid w:val="004B165F"/>
    <w:rsid w:val="004B1C8C"/>
    <w:rsid w:val="004B6000"/>
    <w:rsid w:val="004C4714"/>
    <w:rsid w:val="004C48F4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566D3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5375"/>
    <w:rsid w:val="005B7CD5"/>
    <w:rsid w:val="005C3A4E"/>
    <w:rsid w:val="005D7FB8"/>
    <w:rsid w:val="005E1C4F"/>
    <w:rsid w:val="005E1EAE"/>
    <w:rsid w:val="005E57E9"/>
    <w:rsid w:val="005E5E47"/>
    <w:rsid w:val="005F23DD"/>
    <w:rsid w:val="0060286C"/>
    <w:rsid w:val="00604616"/>
    <w:rsid w:val="006052C6"/>
    <w:rsid w:val="00606EDF"/>
    <w:rsid w:val="00612EDB"/>
    <w:rsid w:val="00630907"/>
    <w:rsid w:val="00632D0C"/>
    <w:rsid w:val="0063586C"/>
    <w:rsid w:val="00635AFA"/>
    <w:rsid w:val="0064201B"/>
    <w:rsid w:val="00646161"/>
    <w:rsid w:val="00650E04"/>
    <w:rsid w:val="006525FE"/>
    <w:rsid w:val="0065392A"/>
    <w:rsid w:val="0066632E"/>
    <w:rsid w:val="006759BB"/>
    <w:rsid w:val="00680586"/>
    <w:rsid w:val="0068402B"/>
    <w:rsid w:val="006875D3"/>
    <w:rsid w:val="006900C4"/>
    <w:rsid w:val="0069148A"/>
    <w:rsid w:val="00691F45"/>
    <w:rsid w:val="00695106"/>
    <w:rsid w:val="006958DC"/>
    <w:rsid w:val="00697B24"/>
    <w:rsid w:val="006A1074"/>
    <w:rsid w:val="006A2375"/>
    <w:rsid w:val="006A578C"/>
    <w:rsid w:val="006A6FF6"/>
    <w:rsid w:val="006B1857"/>
    <w:rsid w:val="006B3ADD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701E10"/>
    <w:rsid w:val="00703EE6"/>
    <w:rsid w:val="00706313"/>
    <w:rsid w:val="00706F70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8C4"/>
    <w:rsid w:val="00725D16"/>
    <w:rsid w:val="0073727A"/>
    <w:rsid w:val="00742335"/>
    <w:rsid w:val="00744AE5"/>
    <w:rsid w:val="007470F5"/>
    <w:rsid w:val="0075304F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E7A1F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0BB0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5F4A"/>
    <w:rsid w:val="008667C1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1C7E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2B6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4C63"/>
    <w:rsid w:val="00A27C44"/>
    <w:rsid w:val="00A30D8A"/>
    <w:rsid w:val="00A31E74"/>
    <w:rsid w:val="00A37021"/>
    <w:rsid w:val="00A41CB8"/>
    <w:rsid w:val="00A4225C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4A02"/>
    <w:rsid w:val="00B2696A"/>
    <w:rsid w:val="00B26E24"/>
    <w:rsid w:val="00B319BE"/>
    <w:rsid w:val="00B366A7"/>
    <w:rsid w:val="00B40B6C"/>
    <w:rsid w:val="00B43066"/>
    <w:rsid w:val="00B4482E"/>
    <w:rsid w:val="00B45C44"/>
    <w:rsid w:val="00B47CFB"/>
    <w:rsid w:val="00B51C48"/>
    <w:rsid w:val="00B530E5"/>
    <w:rsid w:val="00B604B6"/>
    <w:rsid w:val="00B6663F"/>
    <w:rsid w:val="00B673EC"/>
    <w:rsid w:val="00B72F83"/>
    <w:rsid w:val="00B732C8"/>
    <w:rsid w:val="00B7549A"/>
    <w:rsid w:val="00B76EB0"/>
    <w:rsid w:val="00B8038D"/>
    <w:rsid w:val="00B80632"/>
    <w:rsid w:val="00B81470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D5104"/>
    <w:rsid w:val="00BE33AF"/>
    <w:rsid w:val="00BE42EF"/>
    <w:rsid w:val="00BE7FCF"/>
    <w:rsid w:val="00C03D75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41C1"/>
    <w:rsid w:val="00CE5545"/>
    <w:rsid w:val="00CE5C1A"/>
    <w:rsid w:val="00CE64FE"/>
    <w:rsid w:val="00CF1E2C"/>
    <w:rsid w:val="00CF5D05"/>
    <w:rsid w:val="00D03D63"/>
    <w:rsid w:val="00D0452D"/>
    <w:rsid w:val="00D074F2"/>
    <w:rsid w:val="00D13700"/>
    <w:rsid w:val="00D15590"/>
    <w:rsid w:val="00D15C1B"/>
    <w:rsid w:val="00D162E5"/>
    <w:rsid w:val="00D16F83"/>
    <w:rsid w:val="00D17886"/>
    <w:rsid w:val="00D25806"/>
    <w:rsid w:val="00D25AFC"/>
    <w:rsid w:val="00D30A1C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614E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4BCE"/>
    <w:rsid w:val="00DB5999"/>
    <w:rsid w:val="00DB59E1"/>
    <w:rsid w:val="00DC03C8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41A34"/>
    <w:rsid w:val="00E42765"/>
    <w:rsid w:val="00E4443F"/>
    <w:rsid w:val="00E46A0E"/>
    <w:rsid w:val="00E52035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4A6"/>
    <w:rsid w:val="00EA4D62"/>
    <w:rsid w:val="00EA7617"/>
    <w:rsid w:val="00EC4AAB"/>
    <w:rsid w:val="00EC559D"/>
    <w:rsid w:val="00ED248D"/>
    <w:rsid w:val="00EE47E7"/>
    <w:rsid w:val="00EE6FAA"/>
    <w:rsid w:val="00EE7F3E"/>
    <w:rsid w:val="00EF388F"/>
    <w:rsid w:val="00EF7882"/>
    <w:rsid w:val="00F01C50"/>
    <w:rsid w:val="00F02A5C"/>
    <w:rsid w:val="00F07402"/>
    <w:rsid w:val="00F13D39"/>
    <w:rsid w:val="00F167B1"/>
    <w:rsid w:val="00F20923"/>
    <w:rsid w:val="00F22DF4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8E2"/>
    <w:rsid w:val="00FA7F69"/>
    <w:rsid w:val="00FB33A5"/>
    <w:rsid w:val="00FC0369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A092F7"/>
  <w15:chartTrackingRefBased/>
  <w15:docId w15:val="{3F9470A8-7B31-4B32-B81F-8E443C61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  <w:style w:type="paragraph" w:styleId="afb">
    <w:name w:val="No Spacing"/>
    <w:uiPriority w:val="1"/>
    <w:qFormat/>
    <w:rsid w:val="00F22DF4"/>
    <w:rPr>
      <w:rFonts w:eastAsia="Times New Roman"/>
      <w:sz w:val="24"/>
      <w:szCs w:val="24"/>
      <w:lang w:val="en-US" w:eastAsia="en-US" w:bidi="en-US"/>
    </w:rPr>
  </w:style>
  <w:style w:type="character" w:styleId="afc">
    <w:name w:val="Placeholder Text"/>
    <w:uiPriority w:val="99"/>
    <w:semiHidden/>
    <w:rsid w:val="00F22D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5CA00-9F54-458D-B9FC-1B16D5A3F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2026-02-12T10:25:00Z</cp:lastPrinted>
  <dcterms:created xsi:type="dcterms:W3CDTF">2026-06-24T13:58:00Z</dcterms:created>
  <dcterms:modified xsi:type="dcterms:W3CDTF">2026-06-24T13:58:00Z</dcterms:modified>
</cp:coreProperties>
</file>